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0F60B" w14:textId="77777777" w:rsidR="00A12A56" w:rsidRPr="00CA528E" w:rsidRDefault="00DB29C4" w:rsidP="00DB29C4">
      <w:pPr>
        <w:pStyle w:val="Heading1"/>
        <w:pBdr>
          <w:bottom w:val="single" w:sz="4" w:space="1" w:color="auto"/>
        </w:pBdr>
        <w:rPr>
          <w:b/>
          <w:bCs/>
        </w:rPr>
      </w:pPr>
      <w:r w:rsidRPr="00CA528E">
        <w:rPr>
          <w:b/>
          <w:bCs/>
        </w:rPr>
        <w:t>Assignment 1 – Classification using Scikit-learn</w:t>
      </w:r>
    </w:p>
    <w:p w14:paraId="577BF1B1" w14:textId="77777777" w:rsidR="00DB29C4" w:rsidRPr="00CA528E" w:rsidRDefault="00DB29C4" w:rsidP="00DB29C4">
      <w:r w:rsidRPr="00CA528E">
        <w:rPr>
          <w:b/>
          <w:bCs/>
        </w:rPr>
        <w:t>Student Name</w:t>
      </w:r>
      <w:r w:rsidRPr="00CC12DC">
        <w:t>: &lt;</w:t>
      </w:r>
      <w:proofErr w:type="spellStart"/>
      <w:r w:rsidRPr="00CC12DC">
        <w:t>StudentName</w:t>
      </w:r>
      <w:proofErr w:type="spellEnd"/>
      <w:r w:rsidRPr="00CC12DC">
        <w:t>&gt;</w:t>
      </w:r>
      <w:r w:rsidRPr="00CC12DC">
        <w:tab/>
        <w:t xml:space="preserve">     </w:t>
      </w:r>
      <w:r w:rsidRPr="00CC12DC">
        <w:rPr>
          <w:b/>
          <w:bCs/>
        </w:rPr>
        <w:t>Student ID</w:t>
      </w:r>
      <w:r w:rsidRPr="00CC12DC">
        <w:t xml:space="preserve">: &lt;Student ID&gt;     </w:t>
      </w:r>
      <w:r w:rsidRPr="00CC12DC">
        <w:rPr>
          <w:b/>
          <w:bCs/>
        </w:rPr>
        <w:t>Programme</w:t>
      </w:r>
      <w:r w:rsidRPr="00CC12DC">
        <w:t>: &lt;4BCT&gt;</w:t>
      </w:r>
    </w:p>
    <w:p w14:paraId="48F3EA24" w14:textId="77777777" w:rsidR="00DB29C4" w:rsidRPr="00CA528E" w:rsidRDefault="00DB29C4" w:rsidP="00DB29C4">
      <w:pPr>
        <w:pStyle w:val="Heading2"/>
        <w:rPr>
          <w:b/>
          <w:bCs/>
        </w:rPr>
      </w:pPr>
      <w:r w:rsidRPr="00CA528E">
        <w:rPr>
          <w:b/>
          <w:bCs/>
        </w:rPr>
        <w:t xml:space="preserve">Algorithm 1 - </w:t>
      </w:r>
      <w:r w:rsidRPr="00CC12DC">
        <w:rPr>
          <w:b/>
          <w:bCs/>
        </w:rPr>
        <w:t>&lt;Name of Algorithm&gt;</w:t>
      </w:r>
    </w:p>
    <w:p w14:paraId="506A54EC" w14:textId="77777777" w:rsidR="00DB29C4" w:rsidRPr="00CA528E" w:rsidRDefault="00CA528E" w:rsidP="00DB29C4">
      <w:pPr>
        <w:jc w:val="both"/>
      </w:pPr>
      <w:r w:rsidRPr="00CA528E">
        <w:t xml:space="preserve">&lt;Introduction&gt; </w:t>
      </w:r>
      <w:r w:rsidR="00DB29C4" w:rsidRPr="00CA528E">
        <w:t xml:space="preserve">Purus semper </w:t>
      </w:r>
      <w:proofErr w:type="spellStart"/>
      <w:r w:rsidR="00DB29C4" w:rsidRPr="00CA528E">
        <w:t>eget</w:t>
      </w:r>
      <w:proofErr w:type="spellEnd"/>
      <w:r w:rsidR="00DB29C4" w:rsidRPr="00CA528E">
        <w:t xml:space="preserve"> </w:t>
      </w:r>
      <w:proofErr w:type="spellStart"/>
      <w:r w:rsidR="00DB29C4" w:rsidRPr="00CA528E">
        <w:t>duis</w:t>
      </w:r>
      <w:proofErr w:type="spellEnd"/>
      <w:r w:rsidR="00DB29C4" w:rsidRPr="00CA528E">
        <w:t xml:space="preserve"> at </w:t>
      </w:r>
      <w:proofErr w:type="spellStart"/>
      <w:r w:rsidR="00DB29C4" w:rsidRPr="00CA528E">
        <w:t>tellus</w:t>
      </w:r>
      <w:proofErr w:type="spellEnd"/>
      <w:r w:rsidR="00DB29C4" w:rsidRPr="00CA528E">
        <w:t xml:space="preserve">. </w:t>
      </w:r>
      <w:proofErr w:type="spellStart"/>
      <w:r w:rsidR="00DB29C4" w:rsidRPr="00CA528E">
        <w:t>Ultricies</w:t>
      </w:r>
      <w:proofErr w:type="spellEnd"/>
      <w:r w:rsidR="00DB29C4" w:rsidRPr="00CA528E">
        <w:t xml:space="preserve"> </w:t>
      </w:r>
      <w:proofErr w:type="spellStart"/>
      <w:r w:rsidR="00DB29C4" w:rsidRPr="00CA528E">
        <w:t>tristique</w:t>
      </w:r>
      <w:proofErr w:type="spellEnd"/>
      <w:r w:rsidR="00DB29C4" w:rsidRPr="00CA528E">
        <w:t xml:space="preserve"> </w:t>
      </w:r>
      <w:proofErr w:type="spellStart"/>
      <w:r w:rsidR="00DB29C4" w:rsidRPr="00CA528E">
        <w:t>nulla</w:t>
      </w:r>
      <w:proofErr w:type="spellEnd"/>
      <w:r w:rsidR="00DB29C4" w:rsidRPr="00CA528E">
        <w:t xml:space="preserve"> </w:t>
      </w:r>
      <w:proofErr w:type="spellStart"/>
      <w:r w:rsidR="00DB29C4" w:rsidRPr="00CA528E">
        <w:t>aliquet</w:t>
      </w:r>
      <w:proofErr w:type="spellEnd"/>
      <w:r w:rsidR="00DB29C4" w:rsidRPr="00CA528E">
        <w:t xml:space="preserve"> </w:t>
      </w:r>
      <w:proofErr w:type="spellStart"/>
      <w:r w:rsidR="00DB29C4" w:rsidRPr="00CA528E">
        <w:t>enim</w:t>
      </w:r>
      <w:proofErr w:type="spellEnd"/>
      <w:r w:rsidR="00DB29C4" w:rsidRPr="00CA528E">
        <w:t xml:space="preserve"> </w:t>
      </w:r>
      <w:proofErr w:type="spellStart"/>
      <w:r w:rsidR="00DB29C4" w:rsidRPr="00CA528E">
        <w:t>tortor</w:t>
      </w:r>
      <w:proofErr w:type="spellEnd"/>
      <w:r w:rsidR="00DB29C4" w:rsidRPr="00CA528E">
        <w:t xml:space="preserve"> at auctor </w:t>
      </w:r>
      <w:proofErr w:type="spellStart"/>
      <w:r w:rsidR="00DB29C4" w:rsidRPr="00CA528E">
        <w:t>urna</w:t>
      </w:r>
      <w:proofErr w:type="spellEnd"/>
      <w:r w:rsidR="00DB29C4" w:rsidRPr="00CA528E">
        <w:t xml:space="preserve"> </w:t>
      </w:r>
      <w:proofErr w:type="spellStart"/>
      <w:r w:rsidR="00DB29C4" w:rsidRPr="00CA528E">
        <w:t>nunc</w:t>
      </w:r>
      <w:proofErr w:type="spellEnd"/>
      <w:r w:rsidR="00DB29C4" w:rsidRPr="00CA528E">
        <w:t xml:space="preserve">. Pharetra </w:t>
      </w:r>
      <w:proofErr w:type="spellStart"/>
      <w:r w:rsidR="00DB29C4" w:rsidRPr="00CA528E">
        <w:t>massa</w:t>
      </w:r>
      <w:proofErr w:type="spellEnd"/>
      <w:r w:rsidR="00DB29C4" w:rsidRPr="00CA528E">
        <w:t xml:space="preserve"> </w:t>
      </w:r>
      <w:proofErr w:type="spellStart"/>
      <w:r w:rsidR="00DB29C4" w:rsidRPr="00CA528E">
        <w:t>massa</w:t>
      </w:r>
      <w:proofErr w:type="spellEnd"/>
      <w:r w:rsidR="00DB29C4" w:rsidRPr="00CA528E">
        <w:t xml:space="preserve"> </w:t>
      </w:r>
      <w:proofErr w:type="spellStart"/>
      <w:r w:rsidR="00DB29C4" w:rsidRPr="00CA528E">
        <w:t>ultricies</w:t>
      </w:r>
      <w:proofErr w:type="spellEnd"/>
      <w:r w:rsidR="00DB29C4" w:rsidRPr="00CA528E">
        <w:t xml:space="preserve"> mi </w:t>
      </w:r>
      <w:proofErr w:type="spellStart"/>
      <w:r w:rsidR="00DB29C4" w:rsidRPr="00CA528E">
        <w:t>quis</w:t>
      </w:r>
      <w:proofErr w:type="spellEnd"/>
      <w:r w:rsidR="00DB29C4" w:rsidRPr="00CA528E">
        <w:t xml:space="preserve">. Maecenas </w:t>
      </w:r>
      <w:proofErr w:type="spellStart"/>
      <w:r w:rsidR="00DB29C4" w:rsidRPr="00CA528E">
        <w:t>sed</w:t>
      </w:r>
      <w:proofErr w:type="spellEnd"/>
      <w:r w:rsidR="00DB29C4" w:rsidRPr="00CA528E">
        <w:t xml:space="preserve"> </w:t>
      </w:r>
      <w:proofErr w:type="spellStart"/>
      <w:r w:rsidR="00DB29C4" w:rsidRPr="00CA528E">
        <w:t>enim</w:t>
      </w:r>
      <w:proofErr w:type="spellEnd"/>
      <w:r w:rsidR="00DB29C4" w:rsidRPr="00CA528E">
        <w:t xml:space="preserve"> </w:t>
      </w:r>
      <w:proofErr w:type="spellStart"/>
      <w:r w:rsidR="00DB29C4" w:rsidRPr="00CA528E">
        <w:t>ut</w:t>
      </w:r>
      <w:proofErr w:type="spellEnd"/>
      <w:r w:rsidR="00DB29C4" w:rsidRPr="00CA528E">
        <w:t xml:space="preserve"> </w:t>
      </w:r>
      <w:proofErr w:type="spellStart"/>
      <w:r w:rsidR="00DB29C4" w:rsidRPr="00CA528E">
        <w:t>sem</w:t>
      </w:r>
      <w:proofErr w:type="spellEnd"/>
      <w:r w:rsidR="00DB29C4" w:rsidRPr="00CA528E">
        <w:t xml:space="preserve"> </w:t>
      </w:r>
      <w:proofErr w:type="spellStart"/>
      <w:r w:rsidR="00DB29C4" w:rsidRPr="00CA528E">
        <w:t>viverra</w:t>
      </w:r>
      <w:proofErr w:type="spellEnd"/>
      <w:r w:rsidR="00DB29C4" w:rsidRPr="00CA528E">
        <w:t xml:space="preserve"> </w:t>
      </w:r>
      <w:proofErr w:type="spellStart"/>
      <w:r w:rsidR="00DB29C4" w:rsidRPr="00CA528E">
        <w:t>aliquet</w:t>
      </w:r>
      <w:proofErr w:type="spellEnd"/>
      <w:r w:rsidR="00DB29C4" w:rsidRPr="00CA528E">
        <w:t xml:space="preserve"> </w:t>
      </w:r>
      <w:proofErr w:type="spellStart"/>
      <w:r w:rsidR="00DB29C4" w:rsidRPr="00CA528E">
        <w:t>eget</w:t>
      </w:r>
      <w:proofErr w:type="spellEnd"/>
      <w:r w:rsidR="00DB29C4" w:rsidRPr="00CA528E">
        <w:t xml:space="preserve"> sit. </w:t>
      </w:r>
      <w:proofErr w:type="spellStart"/>
      <w:r w:rsidR="00DB29C4" w:rsidRPr="00CA528E">
        <w:t>Feugiat</w:t>
      </w:r>
      <w:proofErr w:type="spellEnd"/>
      <w:r w:rsidR="00DB29C4" w:rsidRPr="00CA528E">
        <w:t xml:space="preserve"> </w:t>
      </w:r>
      <w:proofErr w:type="spellStart"/>
      <w:r w:rsidR="00DB29C4" w:rsidRPr="00CA528E">
        <w:t>sed</w:t>
      </w:r>
      <w:proofErr w:type="spellEnd"/>
      <w:r w:rsidR="00DB29C4" w:rsidRPr="00CA528E">
        <w:t xml:space="preserve"> </w:t>
      </w:r>
      <w:proofErr w:type="spellStart"/>
      <w:r w:rsidR="00DB29C4" w:rsidRPr="00CA528E">
        <w:t>lectus</w:t>
      </w:r>
      <w:proofErr w:type="spellEnd"/>
      <w:r w:rsidR="00DB29C4" w:rsidRPr="00CA528E">
        <w:t xml:space="preserve"> vestibulum </w:t>
      </w:r>
      <w:proofErr w:type="spellStart"/>
      <w:r w:rsidR="00DB29C4" w:rsidRPr="00CA528E">
        <w:t>mattis</w:t>
      </w:r>
      <w:proofErr w:type="spellEnd"/>
      <w:r w:rsidR="00DB29C4" w:rsidRPr="00CA528E">
        <w:t xml:space="preserve"> </w:t>
      </w:r>
      <w:proofErr w:type="spellStart"/>
      <w:r w:rsidR="00DB29C4" w:rsidRPr="00CA528E">
        <w:t>ullamcorper</w:t>
      </w:r>
      <w:proofErr w:type="spellEnd"/>
      <w:r w:rsidR="00DB29C4" w:rsidRPr="00CA528E">
        <w:t xml:space="preserve"> </w:t>
      </w:r>
      <w:proofErr w:type="spellStart"/>
      <w:r w:rsidR="00DB29C4" w:rsidRPr="00CA528E">
        <w:t>velit</w:t>
      </w:r>
      <w:proofErr w:type="spellEnd"/>
      <w:r w:rsidR="00DB29C4" w:rsidRPr="00CA528E">
        <w:t xml:space="preserve">. Vitae auctor </w:t>
      </w:r>
      <w:proofErr w:type="spellStart"/>
      <w:r w:rsidR="00DB29C4" w:rsidRPr="00CA528E">
        <w:t>eu</w:t>
      </w:r>
      <w:proofErr w:type="spellEnd"/>
      <w:r w:rsidR="00DB29C4" w:rsidRPr="00CA528E">
        <w:t xml:space="preserve"> </w:t>
      </w:r>
      <w:proofErr w:type="spellStart"/>
      <w:r w:rsidR="00DB29C4" w:rsidRPr="00CA528E">
        <w:t>augue</w:t>
      </w:r>
      <w:proofErr w:type="spellEnd"/>
      <w:r w:rsidR="00DB29C4" w:rsidRPr="00CA528E">
        <w:t xml:space="preserve"> </w:t>
      </w:r>
      <w:proofErr w:type="spellStart"/>
      <w:r w:rsidR="00DB29C4" w:rsidRPr="00CA528E">
        <w:t>ut</w:t>
      </w:r>
      <w:proofErr w:type="spellEnd"/>
      <w:r w:rsidR="00DB29C4" w:rsidRPr="00CA528E">
        <w:t xml:space="preserve"> </w:t>
      </w:r>
      <w:proofErr w:type="spellStart"/>
      <w:r w:rsidR="00DB29C4" w:rsidRPr="00CA528E">
        <w:t>lectus</w:t>
      </w:r>
      <w:proofErr w:type="spellEnd"/>
      <w:r w:rsidR="00DB29C4" w:rsidRPr="00CA528E">
        <w:t xml:space="preserve"> </w:t>
      </w:r>
      <w:proofErr w:type="spellStart"/>
      <w:r w:rsidR="00DB29C4" w:rsidRPr="00CA528E">
        <w:t>arcu</w:t>
      </w:r>
      <w:proofErr w:type="spellEnd"/>
      <w:r w:rsidR="00DB29C4" w:rsidRPr="00CA528E">
        <w:t xml:space="preserve"> </w:t>
      </w:r>
      <w:proofErr w:type="spellStart"/>
      <w:r w:rsidR="00DB29C4" w:rsidRPr="00CA528E">
        <w:t>bibendum</w:t>
      </w:r>
      <w:proofErr w:type="spellEnd"/>
      <w:r w:rsidR="00DB29C4" w:rsidRPr="00CA528E">
        <w:t xml:space="preserve">. </w:t>
      </w:r>
      <w:proofErr w:type="spellStart"/>
      <w:r w:rsidR="00DB29C4" w:rsidRPr="00CA528E">
        <w:t>Pellentesque</w:t>
      </w:r>
      <w:proofErr w:type="spellEnd"/>
      <w:r w:rsidR="00DB29C4" w:rsidRPr="00CA528E">
        <w:t xml:space="preserve"> </w:t>
      </w:r>
      <w:proofErr w:type="spellStart"/>
      <w:r w:rsidR="00DB29C4" w:rsidRPr="00CA528E">
        <w:t>dignissim</w:t>
      </w:r>
      <w:proofErr w:type="spellEnd"/>
      <w:r w:rsidR="00DB29C4" w:rsidRPr="00CA528E">
        <w:t xml:space="preserve"> </w:t>
      </w:r>
      <w:proofErr w:type="spellStart"/>
      <w:r w:rsidR="00DB29C4" w:rsidRPr="00CA528E">
        <w:t>enim</w:t>
      </w:r>
      <w:proofErr w:type="spellEnd"/>
      <w:r w:rsidR="00DB29C4" w:rsidRPr="00CA528E">
        <w:t xml:space="preserve"> sit </w:t>
      </w:r>
      <w:proofErr w:type="spellStart"/>
      <w:r w:rsidR="00DB29C4" w:rsidRPr="00CA528E">
        <w:t>amet</w:t>
      </w:r>
      <w:proofErr w:type="spellEnd"/>
      <w:r w:rsidR="00DB29C4" w:rsidRPr="00CA528E">
        <w:t xml:space="preserve">. Massa </w:t>
      </w:r>
      <w:proofErr w:type="spellStart"/>
      <w:r w:rsidR="00DB29C4" w:rsidRPr="00CA528E">
        <w:t>tempor</w:t>
      </w:r>
      <w:proofErr w:type="spellEnd"/>
      <w:r w:rsidR="00DB29C4" w:rsidRPr="00CA528E">
        <w:t xml:space="preserve"> nec </w:t>
      </w:r>
      <w:proofErr w:type="spellStart"/>
      <w:r w:rsidR="00DB29C4" w:rsidRPr="00CA528E">
        <w:t>feugiat</w:t>
      </w:r>
      <w:proofErr w:type="spellEnd"/>
      <w:r w:rsidR="00DB29C4" w:rsidRPr="00CA528E">
        <w:t xml:space="preserve"> </w:t>
      </w:r>
      <w:proofErr w:type="spellStart"/>
      <w:r w:rsidR="00DB29C4" w:rsidRPr="00CA528E">
        <w:t>nisl</w:t>
      </w:r>
      <w:proofErr w:type="spellEnd"/>
      <w:r w:rsidR="00DB29C4" w:rsidRPr="00CA528E">
        <w:t xml:space="preserve"> </w:t>
      </w:r>
      <w:proofErr w:type="spellStart"/>
      <w:r w:rsidR="00DB29C4" w:rsidRPr="00CA528E">
        <w:t>pretium</w:t>
      </w:r>
      <w:proofErr w:type="spellEnd"/>
      <w:r w:rsidR="00DB29C4" w:rsidRPr="00CA528E">
        <w:t xml:space="preserve">. Quam </w:t>
      </w:r>
      <w:proofErr w:type="spellStart"/>
      <w:r w:rsidR="00DB29C4" w:rsidRPr="00CA528E">
        <w:t>pellentesque</w:t>
      </w:r>
      <w:proofErr w:type="spellEnd"/>
      <w:r w:rsidR="00DB29C4" w:rsidRPr="00CA528E">
        <w:t xml:space="preserve"> nec </w:t>
      </w:r>
      <w:proofErr w:type="spellStart"/>
      <w:r w:rsidR="00DB29C4" w:rsidRPr="00CA528E">
        <w:t>nam</w:t>
      </w:r>
      <w:proofErr w:type="spellEnd"/>
      <w:r w:rsidR="00DB29C4" w:rsidRPr="00CA528E">
        <w:t xml:space="preserve"> </w:t>
      </w:r>
      <w:proofErr w:type="spellStart"/>
      <w:r w:rsidR="00DB29C4" w:rsidRPr="00CA528E">
        <w:t>aliquam</w:t>
      </w:r>
      <w:proofErr w:type="spellEnd"/>
      <w:r w:rsidR="00DB29C4" w:rsidRPr="00CA528E">
        <w:t xml:space="preserve"> </w:t>
      </w:r>
      <w:proofErr w:type="spellStart"/>
      <w:r w:rsidR="00DB29C4" w:rsidRPr="00CA528E">
        <w:t>sem</w:t>
      </w:r>
      <w:proofErr w:type="spellEnd"/>
      <w:r w:rsidR="00DB29C4" w:rsidRPr="00CA528E">
        <w:t xml:space="preserve"> et </w:t>
      </w:r>
      <w:proofErr w:type="spellStart"/>
      <w:r w:rsidR="00DB29C4" w:rsidRPr="00CA528E">
        <w:t>tortor</w:t>
      </w:r>
      <w:proofErr w:type="spellEnd"/>
      <w:r w:rsidR="00DB29C4" w:rsidRPr="00CA528E">
        <w:t xml:space="preserve">. Ipsum </w:t>
      </w:r>
      <w:proofErr w:type="spellStart"/>
      <w:r w:rsidR="00DB29C4" w:rsidRPr="00CA528E">
        <w:t>consequat</w:t>
      </w:r>
      <w:proofErr w:type="spellEnd"/>
      <w:r w:rsidR="00DB29C4" w:rsidRPr="00CA528E">
        <w:t xml:space="preserve"> </w:t>
      </w:r>
      <w:proofErr w:type="spellStart"/>
      <w:r w:rsidR="00DB29C4" w:rsidRPr="00CA528E">
        <w:t>nisl</w:t>
      </w:r>
      <w:proofErr w:type="spellEnd"/>
      <w:r w:rsidR="00DB29C4" w:rsidRPr="00CA528E">
        <w:t xml:space="preserve"> </w:t>
      </w:r>
      <w:proofErr w:type="spellStart"/>
      <w:r w:rsidR="00DB29C4" w:rsidRPr="00CA528E">
        <w:t>vel</w:t>
      </w:r>
      <w:proofErr w:type="spellEnd"/>
      <w:r w:rsidR="00DB29C4" w:rsidRPr="00CA528E">
        <w:t xml:space="preserve"> </w:t>
      </w:r>
      <w:proofErr w:type="spellStart"/>
      <w:r w:rsidR="00DB29C4" w:rsidRPr="00CA528E">
        <w:t>pretium</w:t>
      </w:r>
      <w:proofErr w:type="spellEnd"/>
      <w:r w:rsidR="00DB29C4" w:rsidRPr="00CA528E">
        <w:t xml:space="preserve"> </w:t>
      </w:r>
      <w:proofErr w:type="spellStart"/>
      <w:r w:rsidR="00DB29C4" w:rsidRPr="00CA528E">
        <w:t>lectus</w:t>
      </w:r>
      <w:proofErr w:type="spellEnd"/>
      <w:r w:rsidR="00DB29C4" w:rsidRPr="00CA528E">
        <w:t xml:space="preserve"> </w:t>
      </w:r>
      <w:proofErr w:type="spellStart"/>
      <w:r w:rsidR="00DB29C4" w:rsidRPr="00CA528E">
        <w:t>quam</w:t>
      </w:r>
      <w:proofErr w:type="spellEnd"/>
      <w:r w:rsidR="00DB29C4" w:rsidRPr="00CA528E">
        <w:t xml:space="preserve"> id </w:t>
      </w:r>
      <w:proofErr w:type="spellStart"/>
      <w:r w:rsidR="00DB29C4" w:rsidRPr="00CA528E">
        <w:t>leo</w:t>
      </w:r>
      <w:proofErr w:type="spellEnd"/>
      <w:r w:rsidR="00DB29C4" w:rsidRPr="00CA528E">
        <w:t xml:space="preserve">. Ipsum </w:t>
      </w:r>
      <w:proofErr w:type="spellStart"/>
      <w:r w:rsidR="00DB29C4" w:rsidRPr="00CA528E">
        <w:t>dolor</w:t>
      </w:r>
      <w:proofErr w:type="spellEnd"/>
      <w:r w:rsidR="00DB29C4" w:rsidRPr="00CA528E">
        <w:t xml:space="preserve"> </w:t>
      </w:r>
      <w:proofErr w:type="gramStart"/>
      <w:r w:rsidR="00DB29C4" w:rsidRPr="00CA528E">
        <w:t>sit</w:t>
      </w:r>
      <w:proofErr w:type="gramEnd"/>
      <w:r w:rsidR="00DB29C4" w:rsidRPr="00CA528E">
        <w:t xml:space="preserve"> </w:t>
      </w:r>
      <w:proofErr w:type="spellStart"/>
      <w:r w:rsidR="00DB29C4" w:rsidRPr="00CA528E">
        <w:t>amet</w:t>
      </w:r>
      <w:proofErr w:type="spellEnd"/>
      <w:r w:rsidR="00DB29C4" w:rsidRPr="00CA528E">
        <w:t xml:space="preserve"> </w:t>
      </w:r>
      <w:proofErr w:type="spellStart"/>
      <w:r w:rsidR="00DB29C4" w:rsidRPr="00CA528E">
        <w:t>consectetur</w:t>
      </w:r>
      <w:proofErr w:type="spellEnd"/>
      <w:r w:rsidR="00DB29C4" w:rsidRPr="00CA528E">
        <w:t xml:space="preserve"> </w:t>
      </w:r>
      <w:proofErr w:type="spellStart"/>
      <w:r w:rsidR="00DB29C4" w:rsidRPr="00CA528E">
        <w:t>adipiscing</w:t>
      </w:r>
      <w:proofErr w:type="spellEnd"/>
      <w:r w:rsidR="00DB29C4" w:rsidRPr="00CA528E">
        <w:t xml:space="preserve"> </w:t>
      </w:r>
      <w:proofErr w:type="spellStart"/>
      <w:r w:rsidR="00DB29C4" w:rsidRPr="00CA528E">
        <w:t>elit</w:t>
      </w:r>
      <w:proofErr w:type="spellEnd"/>
      <w:r w:rsidR="00DB29C4" w:rsidRPr="00CA528E">
        <w:t xml:space="preserve"> </w:t>
      </w:r>
      <w:proofErr w:type="spellStart"/>
      <w:r w:rsidR="00DB29C4" w:rsidRPr="00CA528E">
        <w:t>duis</w:t>
      </w:r>
      <w:proofErr w:type="spellEnd"/>
      <w:r w:rsidR="00DB29C4" w:rsidRPr="00CA528E">
        <w:t>.</w:t>
      </w:r>
    </w:p>
    <w:p w14:paraId="1A48C684" w14:textId="77777777" w:rsidR="00DB29C4" w:rsidRPr="00CA528E" w:rsidRDefault="00CA528E" w:rsidP="00DB29C4">
      <w:pPr>
        <w:rPr>
          <w:b/>
          <w:bCs/>
          <w:color w:val="2F5496" w:themeColor="accent1" w:themeShade="BF"/>
        </w:rPr>
      </w:pPr>
      <w:r w:rsidRPr="00CA528E">
        <w:rPr>
          <w:b/>
          <w:bCs/>
          <w:color w:val="2F5496" w:themeColor="accent1" w:themeShade="BF"/>
        </w:rPr>
        <w:t xml:space="preserve">Detailed </w:t>
      </w:r>
      <w:r w:rsidR="00DB29C4" w:rsidRPr="00CA528E">
        <w:rPr>
          <w:b/>
          <w:bCs/>
          <w:color w:val="2F5496" w:themeColor="accent1" w:themeShade="BF"/>
        </w:rPr>
        <w:t>Description of Algorithm 1.</w:t>
      </w:r>
    </w:p>
    <w:p w14:paraId="74F47531" w14:textId="77777777" w:rsidR="00DB29C4" w:rsidRPr="00CA528E" w:rsidRDefault="00CA528E" w:rsidP="00CA528E">
      <w:pPr>
        <w:jc w:val="both"/>
      </w:pPr>
      <w:r w:rsidRPr="00CA528E">
        <w:t xml:space="preserve">Lorem ipsum </w:t>
      </w:r>
      <w:proofErr w:type="spellStart"/>
      <w:r w:rsidRPr="00CA528E">
        <w:t>dolor</w:t>
      </w:r>
      <w:proofErr w:type="spellEnd"/>
      <w:r w:rsidRPr="00CA528E">
        <w:t xml:space="preserve"> </w:t>
      </w:r>
      <w:proofErr w:type="gramStart"/>
      <w:r w:rsidRPr="00CA528E">
        <w:t>sit</w:t>
      </w:r>
      <w:proofErr w:type="gramEnd"/>
      <w:r w:rsidRPr="00CA528E">
        <w:t xml:space="preserve"> </w:t>
      </w:r>
      <w:proofErr w:type="spellStart"/>
      <w:r w:rsidRPr="00CA528E">
        <w:t>amet</w:t>
      </w:r>
      <w:proofErr w:type="spellEnd"/>
      <w:r w:rsidRPr="00CA528E">
        <w:t xml:space="preserve">, </w:t>
      </w:r>
      <w:proofErr w:type="spellStart"/>
      <w:r w:rsidRPr="00CA528E">
        <w:t>consectetur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, </w:t>
      </w:r>
      <w:proofErr w:type="spellStart"/>
      <w:r w:rsidRPr="00CA528E">
        <w:t>sed</w:t>
      </w:r>
      <w:proofErr w:type="spellEnd"/>
      <w:r w:rsidRPr="00CA528E">
        <w:t xml:space="preserve"> do </w:t>
      </w:r>
      <w:proofErr w:type="spellStart"/>
      <w:r w:rsidRPr="00CA528E">
        <w:t>eiusmod</w:t>
      </w:r>
      <w:proofErr w:type="spellEnd"/>
      <w:r w:rsidRPr="00CA528E">
        <w:t xml:space="preserve"> </w:t>
      </w:r>
      <w:proofErr w:type="spellStart"/>
      <w:r w:rsidRPr="00CA528E">
        <w:t>tempor</w:t>
      </w:r>
      <w:proofErr w:type="spellEnd"/>
      <w:r w:rsidRPr="00CA528E">
        <w:t xml:space="preserve"> </w:t>
      </w:r>
      <w:proofErr w:type="spellStart"/>
      <w:r w:rsidRPr="00CA528E">
        <w:t>incididunt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labore et dolore magna </w:t>
      </w:r>
      <w:proofErr w:type="spellStart"/>
      <w:r w:rsidRPr="00CA528E">
        <w:t>aliqua</w:t>
      </w:r>
      <w:proofErr w:type="spellEnd"/>
      <w:r w:rsidRPr="00CA528E">
        <w:t xml:space="preserve">. </w:t>
      </w:r>
      <w:proofErr w:type="spellStart"/>
      <w:r w:rsidRPr="00CA528E">
        <w:t>Commodo</w:t>
      </w:r>
      <w:proofErr w:type="spellEnd"/>
      <w:r w:rsidRPr="00CA528E">
        <w:t xml:space="preserve"> </w:t>
      </w:r>
      <w:proofErr w:type="spellStart"/>
      <w:r w:rsidRPr="00CA528E">
        <w:t>quis</w:t>
      </w:r>
      <w:proofErr w:type="spellEnd"/>
      <w:r w:rsidRPr="00CA528E">
        <w:t xml:space="preserve">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</w:t>
      </w:r>
      <w:proofErr w:type="spellStart"/>
      <w:r w:rsidRPr="00CA528E">
        <w:t>Ultrices</w:t>
      </w:r>
      <w:proofErr w:type="spellEnd"/>
      <w:r w:rsidRPr="00CA528E">
        <w:t xml:space="preserve"> eros in cursus </w:t>
      </w:r>
      <w:proofErr w:type="spellStart"/>
      <w:r w:rsidRPr="00CA528E">
        <w:t>turpis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Massa </w:t>
      </w:r>
      <w:proofErr w:type="spellStart"/>
      <w:r w:rsidRPr="00CA528E">
        <w:t>sapien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et </w:t>
      </w:r>
      <w:proofErr w:type="spellStart"/>
      <w:r w:rsidRPr="00CA528E">
        <w:t>molestie</w:t>
      </w:r>
      <w:proofErr w:type="spellEnd"/>
      <w:r w:rsidRPr="00CA528E">
        <w:t xml:space="preserve"> ac </w:t>
      </w:r>
      <w:proofErr w:type="spellStart"/>
      <w:r w:rsidRPr="00CA528E">
        <w:t>feugiat</w:t>
      </w:r>
      <w:proofErr w:type="spellEnd"/>
      <w:r w:rsidRPr="00CA528E">
        <w:t xml:space="preserve"> sed. Mauris </w:t>
      </w:r>
      <w:proofErr w:type="spellStart"/>
      <w:r w:rsidRPr="00CA528E">
        <w:t>pellentesque</w:t>
      </w:r>
      <w:proofErr w:type="spellEnd"/>
      <w:r w:rsidRPr="00CA528E">
        <w:t xml:space="preserve"> pulvinar </w:t>
      </w:r>
      <w:proofErr w:type="spellStart"/>
      <w:r w:rsidRPr="00CA528E">
        <w:t>pellentesque</w:t>
      </w:r>
      <w:proofErr w:type="spellEnd"/>
      <w:r w:rsidRPr="00CA528E">
        <w:t xml:space="preserve"> habitant </w:t>
      </w:r>
      <w:proofErr w:type="spellStart"/>
      <w:r w:rsidRPr="00CA528E">
        <w:t>morbi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senectus</w:t>
      </w:r>
      <w:proofErr w:type="spellEnd"/>
      <w:r w:rsidRPr="00CA528E">
        <w:t xml:space="preserve"> et </w:t>
      </w:r>
      <w:proofErr w:type="spellStart"/>
      <w:r w:rsidRPr="00CA528E">
        <w:t>netus</w:t>
      </w:r>
      <w:proofErr w:type="spellEnd"/>
      <w:r w:rsidRPr="00CA528E">
        <w:t xml:space="preserve">. Vestibulum </w:t>
      </w:r>
      <w:proofErr w:type="spellStart"/>
      <w:r w:rsidRPr="00CA528E">
        <w:t>rhoncus</w:t>
      </w:r>
      <w:proofErr w:type="spellEnd"/>
      <w:r w:rsidRPr="00CA528E">
        <w:t xml:space="preserve"> </w:t>
      </w:r>
      <w:proofErr w:type="spellStart"/>
      <w:r w:rsidRPr="00CA528E">
        <w:t>est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 </w:t>
      </w:r>
      <w:proofErr w:type="spellStart"/>
      <w:r w:rsidRPr="00CA528E">
        <w:t>lobortis</w:t>
      </w:r>
      <w:proofErr w:type="spellEnd"/>
      <w:r w:rsidRPr="00CA528E">
        <w:t xml:space="preserve">. Amet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suscipit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 </w:t>
      </w:r>
      <w:proofErr w:type="spellStart"/>
      <w:r w:rsidRPr="00CA528E">
        <w:t>est</w:t>
      </w:r>
      <w:proofErr w:type="spellEnd"/>
      <w:r w:rsidRPr="00CA528E">
        <w:t xml:space="preserve"> </w:t>
      </w:r>
      <w:proofErr w:type="spellStart"/>
      <w:r w:rsidRPr="00CA528E">
        <w:t>ultricies</w:t>
      </w:r>
      <w:proofErr w:type="spellEnd"/>
      <w:r w:rsidRPr="00CA528E">
        <w:t xml:space="preserve">. Mattis </w:t>
      </w:r>
      <w:proofErr w:type="spellStart"/>
      <w:r w:rsidRPr="00CA528E">
        <w:t>vulputate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porttitor</w:t>
      </w:r>
      <w:proofErr w:type="spellEnd"/>
      <w:r w:rsidRPr="00CA528E">
        <w:t xml:space="preserve">. A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sollicitudin</w:t>
      </w:r>
      <w:proofErr w:type="spellEnd"/>
      <w:r w:rsidRPr="00CA528E">
        <w:t xml:space="preserve"> </w:t>
      </w:r>
      <w:proofErr w:type="spellStart"/>
      <w:r w:rsidRPr="00CA528E">
        <w:t>tempor</w:t>
      </w:r>
      <w:proofErr w:type="spellEnd"/>
      <w:r w:rsidRPr="00CA528E">
        <w:t xml:space="preserve"> id </w:t>
      </w:r>
      <w:proofErr w:type="spellStart"/>
      <w:r w:rsidRPr="00CA528E">
        <w:t>eu</w:t>
      </w:r>
      <w:proofErr w:type="spellEnd"/>
      <w:r w:rsidRPr="00CA528E">
        <w:t xml:space="preserve">. </w:t>
      </w:r>
      <w:proofErr w:type="spellStart"/>
      <w:r w:rsidRPr="00CA528E">
        <w:t>Turpis</w:t>
      </w:r>
      <w:proofErr w:type="spellEnd"/>
      <w:r w:rsidRPr="00CA528E">
        <w:t xml:space="preserve"> cursus in hac </w:t>
      </w:r>
      <w:proofErr w:type="spellStart"/>
      <w:r w:rsidRPr="00CA528E">
        <w:t>habitasse</w:t>
      </w:r>
      <w:proofErr w:type="spellEnd"/>
      <w:r w:rsidRPr="00CA528E">
        <w:t xml:space="preserve"> </w:t>
      </w:r>
      <w:proofErr w:type="spellStart"/>
      <w:r w:rsidRPr="00CA528E">
        <w:t>platea</w:t>
      </w:r>
      <w:proofErr w:type="spellEnd"/>
      <w:r w:rsidRPr="00CA528E">
        <w:t xml:space="preserve"> </w:t>
      </w:r>
      <w:proofErr w:type="spellStart"/>
      <w:r w:rsidRPr="00CA528E">
        <w:t>dictumst</w:t>
      </w:r>
      <w:proofErr w:type="spellEnd"/>
      <w:r w:rsidRPr="00CA528E">
        <w:t xml:space="preserve"> </w:t>
      </w:r>
      <w:proofErr w:type="spellStart"/>
      <w:r w:rsidRPr="00CA528E">
        <w:t>quisque</w:t>
      </w:r>
      <w:proofErr w:type="spellEnd"/>
      <w:r w:rsidRPr="00CA528E">
        <w:t xml:space="preserve">. </w:t>
      </w:r>
      <w:proofErr w:type="spellStart"/>
      <w:r w:rsidRPr="00CA528E">
        <w:t>Sapien</w:t>
      </w:r>
      <w:proofErr w:type="spellEnd"/>
      <w:r w:rsidRPr="00CA528E">
        <w:t xml:space="preserve"> et ligula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proin</w:t>
      </w:r>
      <w:proofErr w:type="spellEnd"/>
      <w:r w:rsidRPr="00CA528E">
        <w:t xml:space="preserve"> libero </w:t>
      </w:r>
      <w:proofErr w:type="spellStart"/>
      <w:r w:rsidRPr="00CA528E">
        <w:t>nunc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  <w:r w:rsidRPr="00CA528E">
        <w:t xml:space="preserve">. </w:t>
      </w:r>
      <w:proofErr w:type="spellStart"/>
      <w:r w:rsidRPr="00CA528E">
        <w:t>Lobortis</w:t>
      </w:r>
      <w:proofErr w:type="spellEnd"/>
      <w:r w:rsidRPr="00CA528E">
        <w:t xml:space="preserve">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vivamus</w:t>
      </w:r>
      <w:proofErr w:type="spellEnd"/>
      <w:r w:rsidRPr="00CA528E">
        <w:t xml:space="preserve"> at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dictum </w:t>
      </w:r>
      <w:proofErr w:type="spellStart"/>
      <w:r w:rsidRPr="00CA528E">
        <w:t>varius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 xml:space="preserve">. </w:t>
      </w:r>
      <w:proofErr w:type="spellStart"/>
      <w:r w:rsidRPr="00CA528E">
        <w:t>Ullamcorper</w:t>
      </w:r>
      <w:proofErr w:type="spellEnd"/>
      <w:r w:rsidRPr="00CA528E">
        <w:t xml:space="preserve"> a </w:t>
      </w:r>
      <w:proofErr w:type="spellStart"/>
      <w:r w:rsidRPr="00CA528E">
        <w:t>lacus</w:t>
      </w:r>
      <w:proofErr w:type="spellEnd"/>
      <w:r w:rsidRPr="00CA528E">
        <w:t xml:space="preserve"> vestibulum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non </w:t>
      </w:r>
      <w:proofErr w:type="spellStart"/>
      <w:r w:rsidRPr="00CA528E">
        <w:t>odio</w:t>
      </w:r>
      <w:proofErr w:type="spellEnd"/>
      <w:r w:rsidRPr="00CA528E">
        <w:t xml:space="preserve">. Felis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proin</w:t>
      </w:r>
      <w:proofErr w:type="spellEnd"/>
      <w:r w:rsidRPr="00CA528E">
        <w:t xml:space="preserve"> fermentum </w:t>
      </w:r>
      <w:proofErr w:type="spellStart"/>
      <w:r w:rsidRPr="00CA528E">
        <w:t>leo</w:t>
      </w:r>
      <w:proofErr w:type="spellEnd"/>
      <w:r w:rsidRPr="00CA528E">
        <w:t xml:space="preserve"> </w:t>
      </w:r>
      <w:proofErr w:type="spellStart"/>
      <w:r w:rsidRPr="00CA528E">
        <w:t>vel</w:t>
      </w:r>
      <w:proofErr w:type="spellEnd"/>
      <w:r w:rsidRPr="00CA528E">
        <w:t xml:space="preserve"> </w:t>
      </w:r>
      <w:proofErr w:type="spellStart"/>
      <w:r w:rsidRPr="00CA528E">
        <w:t>orci</w:t>
      </w:r>
      <w:proofErr w:type="spellEnd"/>
      <w:r w:rsidRPr="00CA528E">
        <w:t xml:space="preserve"> porta non. Amet </w:t>
      </w:r>
      <w:proofErr w:type="spellStart"/>
      <w:r w:rsidRPr="00CA528E">
        <w:t>mauris</w:t>
      </w:r>
      <w:proofErr w:type="spellEnd"/>
      <w:r w:rsidRPr="00CA528E">
        <w:t xml:space="preserve"> </w:t>
      </w:r>
      <w:proofErr w:type="spellStart"/>
      <w:r w:rsidRPr="00CA528E">
        <w:t>commodo</w:t>
      </w:r>
      <w:proofErr w:type="spellEnd"/>
      <w:r w:rsidRPr="00CA528E">
        <w:t xml:space="preserve"> </w:t>
      </w:r>
      <w:proofErr w:type="spellStart"/>
      <w:r w:rsidRPr="00CA528E">
        <w:t>quis</w:t>
      </w:r>
      <w:proofErr w:type="spellEnd"/>
      <w:r w:rsidRPr="00CA528E">
        <w:t xml:space="preserve">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. Cursus </w:t>
      </w:r>
      <w:proofErr w:type="spellStart"/>
      <w:r w:rsidRPr="00CA528E">
        <w:t>metus</w:t>
      </w:r>
      <w:proofErr w:type="spellEnd"/>
      <w:r w:rsidRPr="00CA528E">
        <w:t xml:space="preserve"> </w:t>
      </w:r>
      <w:proofErr w:type="spellStart"/>
      <w:r w:rsidRPr="00CA528E">
        <w:t>aliquam</w:t>
      </w:r>
      <w:proofErr w:type="spellEnd"/>
      <w:r w:rsidRPr="00CA528E">
        <w:t xml:space="preserve"> </w:t>
      </w:r>
      <w:proofErr w:type="spellStart"/>
      <w:r w:rsidRPr="00CA528E">
        <w:t>eleifend</w:t>
      </w:r>
      <w:proofErr w:type="spellEnd"/>
      <w:r w:rsidRPr="00CA528E">
        <w:t xml:space="preserve"> mi in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posuere</w:t>
      </w:r>
      <w:proofErr w:type="spellEnd"/>
      <w:r w:rsidRPr="00CA528E">
        <w:t xml:space="preserve">. Dui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est</w:t>
      </w:r>
      <w:proofErr w:type="spellEnd"/>
      <w:r w:rsidRPr="00CA528E">
        <w:t xml:space="preserve"> </w:t>
      </w:r>
      <w:proofErr w:type="spellStart"/>
      <w:r w:rsidRPr="00CA528E">
        <w:t>placerat</w:t>
      </w:r>
      <w:proofErr w:type="spellEnd"/>
      <w:r w:rsidRPr="00CA528E">
        <w:t xml:space="preserve"> in </w:t>
      </w:r>
      <w:proofErr w:type="spellStart"/>
      <w:r w:rsidRPr="00CA528E">
        <w:t>egestas</w:t>
      </w:r>
      <w:proofErr w:type="spellEnd"/>
      <w:r w:rsidRPr="00CA528E">
        <w:t xml:space="preserve">. </w:t>
      </w:r>
      <w:proofErr w:type="spellStart"/>
      <w:r w:rsidRPr="00CA528E">
        <w:t>Porttitor</w:t>
      </w:r>
      <w:proofErr w:type="spellEnd"/>
      <w:r w:rsidRPr="00CA528E">
        <w:t xml:space="preserve"> </w:t>
      </w:r>
      <w:proofErr w:type="spellStart"/>
      <w:r w:rsidRPr="00CA528E">
        <w:t>leo</w:t>
      </w:r>
      <w:proofErr w:type="spellEnd"/>
      <w:r w:rsidRPr="00CA528E">
        <w:t xml:space="preserve"> a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sollicitudin</w:t>
      </w:r>
      <w:proofErr w:type="spellEnd"/>
      <w:r w:rsidRPr="00CA528E">
        <w:t>.</w:t>
      </w:r>
    </w:p>
    <w:p w14:paraId="6140BE54" w14:textId="77777777" w:rsidR="00CA528E" w:rsidRPr="00CA528E" w:rsidRDefault="00CA528E" w:rsidP="00CA528E">
      <w:pPr>
        <w:jc w:val="center"/>
      </w:pPr>
      <w:r w:rsidRPr="00CA528E">
        <w:drawing>
          <wp:inline distT="0" distB="0" distL="0" distR="0" wp14:anchorId="2E496276" wp14:editId="505321E2">
            <wp:extent cx="1771650" cy="996528"/>
            <wp:effectExtent l="19050" t="19050" r="19050" b="13335"/>
            <wp:docPr id="1164339455" name="Picture 1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9455" name="Picture 1" descr="A diagram of a algorith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801" cy="1011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A528E">
        <w:t xml:space="preserve"> </w:t>
      </w:r>
      <w:r w:rsidRPr="00CA528E">
        <w:drawing>
          <wp:inline distT="0" distB="0" distL="0" distR="0" wp14:anchorId="2047ACDA" wp14:editId="78BEE130">
            <wp:extent cx="1771650" cy="996528"/>
            <wp:effectExtent l="19050" t="19050" r="19050" b="13335"/>
            <wp:docPr id="1844676450" name="Picture 1844676450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9455" name="Picture 1" descr="A diagram of a algorith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801" cy="1011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A528E">
        <w:t xml:space="preserve"> </w:t>
      </w:r>
      <w:r w:rsidRPr="00CA528E">
        <w:drawing>
          <wp:inline distT="0" distB="0" distL="0" distR="0" wp14:anchorId="4DD1DEE8" wp14:editId="0761367D">
            <wp:extent cx="1771650" cy="996528"/>
            <wp:effectExtent l="19050" t="19050" r="19050" b="13335"/>
            <wp:docPr id="805001314" name="Picture 805001314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9455" name="Picture 1" descr="A diagram of a algorith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801" cy="1011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27B27" w14:textId="77777777" w:rsidR="00CA528E" w:rsidRPr="00CA528E" w:rsidRDefault="00CA528E" w:rsidP="00CA528E">
      <w:pPr>
        <w:pStyle w:val="Caption"/>
        <w:jc w:val="center"/>
        <w:rPr>
          <w:color w:val="auto"/>
        </w:rPr>
      </w:pPr>
      <w:r w:rsidRPr="00CA528E">
        <w:t xml:space="preserve">Figure </w:t>
      </w:r>
      <w:fldSimple w:instr=" SEQ Figure \* ARABIC ">
        <w:r w:rsidR="00A8683F">
          <w:t>1</w:t>
        </w:r>
      </w:fldSimple>
      <w:r w:rsidRPr="00CA528E">
        <w:t>: Graphic illustration of how the algorithm works</w:t>
      </w:r>
    </w:p>
    <w:p w14:paraId="24CB4A75" w14:textId="77777777" w:rsidR="00DB29C4" w:rsidRPr="00CA528E" w:rsidRDefault="00DB29C4" w:rsidP="00DB29C4">
      <w:pPr>
        <w:rPr>
          <w:b/>
          <w:bCs/>
          <w:color w:val="2F5496" w:themeColor="accent1" w:themeShade="BF"/>
        </w:rPr>
      </w:pPr>
      <w:r w:rsidRPr="00CA528E">
        <w:rPr>
          <w:b/>
          <w:bCs/>
          <w:color w:val="2F5496" w:themeColor="accent1" w:themeShade="BF"/>
        </w:rPr>
        <w:t>Why I choose this algorithm.</w:t>
      </w:r>
    </w:p>
    <w:p w14:paraId="25F42254" w14:textId="77777777" w:rsidR="00CA528E" w:rsidRPr="00CA528E" w:rsidRDefault="00CA528E" w:rsidP="00CA528E">
      <w:pPr>
        <w:jc w:val="both"/>
      </w:pPr>
      <w:r w:rsidRPr="00CA528E">
        <w:t xml:space="preserve">Nunc </w:t>
      </w:r>
      <w:proofErr w:type="spellStart"/>
      <w:r w:rsidRPr="00CA528E">
        <w:t>eget</w:t>
      </w:r>
      <w:proofErr w:type="spellEnd"/>
      <w:r w:rsidRPr="00CA528E">
        <w:t xml:space="preserve"> lorem </w:t>
      </w:r>
      <w:proofErr w:type="spellStart"/>
      <w:r w:rsidRPr="00CA528E">
        <w:t>dolor</w:t>
      </w:r>
      <w:proofErr w:type="spellEnd"/>
      <w:r w:rsidRPr="00CA528E">
        <w:t xml:space="preserve"> sed. Duis convallis </w:t>
      </w:r>
      <w:proofErr w:type="spellStart"/>
      <w:r w:rsidRPr="00CA528E">
        <w:t>convallis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id </w:t>
      </w:r>
      <w:proofErr w:type="spellStart"/>
      <w:r w:rsidRPr="00CA528E">
        <w:t>interdum</w:t>
      </w:r>
      <w:proofErr w:type="spellEnd"/>
      <w:r w:rsidRPr="00CA528E">
        <w:t xml:space="preserve">. In </w:t>
      </w:r>
      <w:proofErr w:type="spellStart"/>
      <w:r w:rsidRPr="00CA528E">
        <w:t>hendrerit</w:t>
      </w:r>
      <w:proofErr w:type="spellEnd"/>
      <w:r w:rsidRPr="00CA528E">
        <w:t xml:space="preserve"> gravida </w:t>
      </w:r>
      <w:proofErr w:type="spellStart"/>
      <w:r w:rsidRPr="00CA528E">
        <w:t>rutrum</w:t>
      </w:r>
      <w:proofErr w:type="spellEnd"/>
      <w:r w:rsidRPr="00CA528E">
        <w:t xml:space="preserve"> </w:t>
      </w:r>
      <w:proofErr w:type="spellStart"/>
      <w:r w:rsidRPr="00CA528E">
        <w:t>quisque</w:t>
      </w:r>
      <w:proofErr w:type="spellEnd"/>
      <w:r w:rsidRPr="00CA528E">
        <w:t xml:space="preserve"> non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orci</w:t>
      </w:r>
      <w:proofErr w:type="spellEnd"/>
      <w:r w:rsidRPr="00CA528E">
        <w:t xml:space="preserve">. Sed libero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turpis</w:t>
      </w:r>
      <w:proofErr w:type="spellEnd"/>
      <w:r w:rsidRPr="00CA528E">
        <w:t xml:space="preserve"> in </w:t>
      </w:r>
      <w:proofErr w:type="spellStart"/>
      <w:r w:rsidRPr="00CA528E">
        <w:t>eu</w:t>
      </w:r>
      <w:proofErr w:type="spellEnd"/>
      <w:r w:rsidRPr="00CA528E">
        <w:t xml:space="preserve">. Sem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risus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in fermentum. </w:t>
      </w:r>
    </w:p>
    <w:p w14:paraId="21D5B05B" w14:textId="77777777" w:rsidR="00DB29C4" w:rsidRPr="00CA528E" w:rsidRDefault="00DB29C4" w:rsidP="00DB29C4">
      <w:pPr>
        <w:rPr>
          <w:b/>
          <w:bCs/>
          <w:color w:val="2F5496" w:themeColor="accent1" w:themeShade="BF"/>
        </w:rPr>
      </w:pPr>
      <w:r w:rsidRPr="00CA528E">
        <w:rPr>
          <w:b/>
          <w:bCs/>
          <w:color w:val="2F5496" w:themeColor="accent1" w:themeShade="BF"/>
        </w:rPr>
        <w:t>Hyperparameter Details for Tuning.</w:t>
      </w:r>
    </w:p>
    <w:p w14:paraId="1DDB639C" w14:textId="77777777" w:rsidR="00DB29C4" w:rsidRPr="00CA528E" w:rsidRDefault="00CA528E" w:rsidP="00DB29C4">
      <w:proofErr w:type="spellStart"/>
      <w:r w:rsidRPr="00CA528E">
        <w:rPr>
          <w:i/>
          <w:iCs/>
          <w:u w:val="single"/>
        </w:rPr>
        <w:t>Hyperparamer</w:t>
      </w:r>
      <w:proofErr w:type="spellEnd"/>
      <w:r w:rsidRPr="00CA528E">
        <w:rPr>
          <w:i/>
          <w:iCs/>
          <w:u w:val="single"/>
        </w:rPr>
        <w:t xml:space="preserve"> 1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</w:t>
      </w:r>
    </w:p>
    <w:p w14:paraId="04891544" w14:textId="77777777" w:rsidR="00CA528E" w:rsidRPr="00CA528E" w:rsidRDefault="00CA528E" w:rsidP="00CA528E">
      <w:proofErr w:type="spellStart"/>
      <w:r w:rsidRPr="00CA528E">
        <w:rPr>
          <w:i/>
          <w:iCs/>
          <w:u w:val="single"/>
        </w:rPr>
        <w:t>Hyperparamer</w:t>
      </w:r>
      <w:proofErr w:type="spellEnd"/>
      <w:r w:rsidRPr="00CA528E">
        <w:rPr>
          <w:i/>
          <w:iCs/>
          <w:u w:val="single"/>
        </w:rPr>
        <w:t xml:space="preserve"> 2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</w:t>
      </w:r>
    </w:p>
    <w:p w14:paraId="1A019105" w14:textId="77777777" w:rsidR="00CA528E" w:rsidRPr="00CA528E" w:rsidRDefault="00CA528E" w:rsidP="00CA528E">
      <w:pPr>
        <w:pStyle w:val="Heading2"/>
        <w:rPr>
          <w:b/>
          <w:bCs/>
        </w:rPr>
      </w:pPr>
      <w:r w:rsidRPr="00CA528E">
        <w:rPr>
          <w:b/>
          <w:bCs/>
        </w:rPr>
        <w:lastRenderedPageBreak/>
        <w:t xml:space="preserve">Algorithm </w:t>
      </w:r>
      <w:r>
        <w:rPr>
          <w:b/>
          <w:bCs/>
        </w:rPr>
        <w:t>2</w:t>
      </w:r>
      <w:r w:rsidRPr="00CA528E">
        <w:rPr>
          <w:b/>
          <w:bCs/>
        </w:rPr>
        <w:t xml:space="preserve"> </w:t>
      </w:r>
      <w:r w:rsidRPr="00CC12DC">
        <w:rPr>
          <w:b/>
          <w:bCs/>
        </w:rPr>
        <w:t>- &lt;Name of Algorithm&gt;</w:t>
      </w:r>
    </w:p>
    <w:p w14:paraId="492532F3" w14:textId="77777777" w:rsidR="00CA528E" w:rsidRPr="00CA528E" w:rsidRDefault="00CA528E" w:rsidP="00CA528E">
      <w:pPr>
        <w:jc w:val="both"/>
      </w:pPr>
      <w:r w:rsidRPr="00CA528E">
        <w:t xml:space="preserve">&lt;Introduction&gt; Purus semper </w:t>
      </w:r>
      <w:proofErr w:type="spellStart"/>
      <w:r w:rsidRPr="00CA528E">
        <w:t>eget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 xml:space="preserve"> at </w:t>
      </w:r>
      <w:proofErr w:type="spellStart"/>
      <w:r w:rsidRPr="00CA528E">
        <w:t>tellus</w:t>
      </w:r>
      <w:proofErr w:type="spellEnd"/>
      <w:r w:rsidRPr="00CA528E">
        <w:t xml:space="preserve">. </w:t>
      </w:r>
      <w:proofErr w:type="spellStart"/>
      <w:r w:rsidRPr="00CA528E">
        <w:t>Ultricies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tortor</w:t>
      </w:r>
      <w:proofErr w:type="spellEnd"/>
      <w:r w:rsidRPr="00CA528E">
        <w:t xml:space="preserve"> at auctor </w:t>
      </w:r>
      <w:proofErr w:type="spellStart"/>
      <w:r w:rsidRPr="00CA528E">
        <w:t>urna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. Pharetra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ultricies</w:t>
      </w:r>
      <w:proofErr w:type="spellEnd"/>
      <w:r w:rsidRPr="00CA528E">
        <w:t xml:space="preserve"> mi </w:t>
      </w:r>
      <w:proofErr w:type="spellStart"/>
      <w:r w:rsidRPr="00CA528E">
        <w:t>quis</w:t>
      </w:r>
      <w:proofErr w:type="spellEnd"/>
      <w:r w:rsidRPr="00CA528E">
        <w:t xml:space="preserve">. Maecenas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sem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sit.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vestibulum </w:t>
      </w:r>
      <w:proofErr w:type="spellStart"/>
      <w:r w:rsidRPr="00CA528E">
        <w:t>mattis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. Vitae auctor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.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. Massa </w:t>
      </w:r>
      <w:proofErr w:type="spellStart"/>
      <w:r w:rsidRPr="00CA528E">
        <w:t>tempor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  <w:r w:rsidRPr="00CA528E">
        <w:t xml:space="preserve">. Quam </w:t>
      </w:r>
      <w:proofErr w:type="spellStart"/>
      <w:r w:rsidRPr="00CA528E">
        <w:t>pellentesque</w:t>
      </w:r>
      <w:proofErr w:type="spellEnd"/>
      <w:r w:rsidRPr="00CA528E">
        <w:t xml:space="preserve"> nec </w:t>
      </w:r>
      <w:proofErr w:type="spellStart"/>
      <w:r w:rsidRPr="00CA528E">
        <w:t>nam</w:t>
      </w:r>
      <w:proofErr w:type="spellEnd"/>
      <w:r w:rsidRPr="00CA528E">
        <w:t xml:space="preserve"> </w:t>
      </w:r>
      <w:proofErr w:type="spellStart"/>
      <w:r w:rsidRPr="00CA528E">
        <w:t>aliquam</w:t>
      </w:r>
      <w:proofErr w:type="spellEnd"/>
      <w:r w:rsidRPr="00CA528E">
        <w:t xml:space="preserve"> </w:t>
      </w:r>
      <w:proofErr w:type="spellStart"/>
      <w:r w:rsidRPr="00CA528E">
        <w:t>sem</w:t>
      </w:r>
      <w:proofErr w:type="spellEnd"/>
      <w:r w:rsidRPr="00CA528E">
        <w:t xml:space="preserve"> et </w:t>
      </w:r>
      <w:proofErr w:type="spellStart"/>
      <w:r w:rsidRPr="00CA528E">
        <w:t>tortor</w:t>
      </w:r>
      <w:proofErr w:type="spellEnd"/>
      <w:r w:rsidRPr="00CA528E">
        <w:t xml:space="preserve">. Ipsum </w:t>
      </w:r>
      <w:proofErr w:type="spellStart"/>
      <w:r w:rsidRPr="00CA528E">
        <w:t>consequat</w:t>
      </w:r>
      <w:proofErr w:type="spellEnd"/>
      <w:r w:rsidRPr="00CA528E">
        <w:t xml:space="preserve">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vel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</w:t>
      </w:r>
      <w:proofErr w:type="spellStart"/>
      <w:r w:rsidRPr="00CA528E">
        <w:t>quam</w:t>
      </w:r>
      <w:proofErr w:type="spellEnd"/>
      <w:r w:rsidRPr="00CA528E">
        <w:t xml:space="preserve"> id </w:t>
      </w:r>
      <w:proofErr w:type="spellStart"/>
      <w:r w:rsidRPr="00CA528E">
        <w:t>leo</w:t>
      </w:r>
      <w:proofErr w:type="spellEnd"/>
      <w:r w:rsidRPr="00CA528E">
        <w:t xml:space="preserve">. Ipsum </w:t>
      </w:r>
      <w:proofErr w:type="spellStart"/>
      <w:r w:rsidRPr="00CA528E">
        <w:t>dolor</w:t>
      </w:r>
      <w:proofErr w:type="spellEnd"/>
      <w:r w:rsidRPr="00CA528E">
        <w:t xml:space="preserve"> </w:t>
      </w:r>
      <w:proofErr w:type="gramStart"/>
      <w:r w:rsidRPr="00CA528E">
        <w:t>sit</w:t>
      </w:r>
      <w:proofErr w:type="gramEnd"/>
      <w:r w:rsidRPr="00CA528E">
        <w:t xml:space="preserve">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consectetur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>.</w:t>
      </w:r>
    </w:p>
    <w:p w14:paraId="33206EB8" w14:textId="77777777" w:rsidR="00CA528E" w:rsidRPr="00CA528E" w:rsidRDefault="00CA528E" w:rsidP="00CA528E">
      <w:pPr>
        <w:rPr>
          <w:b/>
          <w:bCs/>
          <w:color w:val="2F5496" w:themeColor="accent1" w:themeShade="BF"/>
        </w:rPr>
      </w:pPr>
      <w:r w:rsidRPr="00CA528E">
        <w:rPr>
          <w:b/>
          <w:bCs/>
          <w:color w:val="2F5496" w:themeColor="accent1" w:themeShade="BF"/>
        </w:rPr>
        <w:t xml:space="preserve">Detailed Description of Algorithm </w:t>
      </w:r>
      <w:r w:rsidR="00A8683F">
        <w:rPr>
          <w:b/>
          <w:bCs/>
          <w:color w:val="2F5496" w:themeColor="accent1" w:themeShade="BF"/>
        </w:rPr>
        <w:t>2</w:t>
      </w:r>
      <w:r w:rsidRPr="00CA528E">
        <w:rPr>
          <w:b/>
          <w:bCs/>
          <w:color w:val="2F5496" w:themeColor="accent1" w:themeShade="BF"/>
        </w:rPr>
        <w:t>.</w:t>
      </w:r>
    </w:p>
    <w:p w14:paraId="7E444588" w14:textId="77777777" w:rsidR="00CA528E" w:rsidRPr="00CA528E" w:rsidRDefault="00CA528E" w:rsidP="00CA528E">
      <w:pPr>
        <w:jc w:val="both"/>
      </w:pPr>
      <w:r w:rsidRPr="00CA528E">
        <w:t xml:space="preserve">Lorem ipsum </w:t>
      </w:r>
      <w:proofErr w:type="spellStart"/>
      <w:r w:rsidRPr="00CA528E">
        <w:t>dolor</w:t>
      </w:r>
      <w:proofErr w:type="spellEnd"/>
      <w:r w:rsidRPr="00CA528E">
        <w:t xml:space="preserve"> </w:t>
      </w:r>
      <w:proofErr w:type="gramStart"/>
      <w:r w:rsidRPr="00CA528E">
        <w:t>sit</w:t>
      </w:r>
      <w:proofErr w:type="gramEnd"/>
      <w:r w:rsidRPr="00CA528E">
        <w:t xml:space="preserve"> </w:t>
      </w:r>
      <w:proofErr w:type="spellStart"/>
      <w:r w:rsidRPr="00CA528E">
        <w:t>amet</w:t>
      </w:r>
      <w:proofErr w:type="spellEnd"/>
      <w:r w:rsidRPr="00CA528E">
        <w:t xml:space="preserve">, </w:t>
      </w:r>
      <w:proofErr w:type="spellStart"/>
      <w:r w:rsidRPr="00CA528E">
        <w:t>consectetur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, </w:t>
      </w:r>
      <w:proofErr w:type="spellStart"/>
      <w:r w:rsidRPr="00CA528E">
        <w:t>sed</w:t>
      </w:r>
      <w:proofErr w:type="spellEnd"/>
      <w:r w:rsidRPr="00CA528E">
        <w:t xml:space="preserve"> do </w:t>
      </w:r>
      <w:proofErr w:type="spellStart"/>
      <w:r w:rsidRPr="00CA528E">
        <w:t>eiusmod</w:t>
      </w:r>
      <w:proofErr w:type="spellEnd"/>
      <w:r w:rsidRPr="00CA528E">
        <w:t xml:space="preserve"> </w:t>
      </w:r>
      <w:proofErr w:type="spellStart"/>
      <w:r w:rsidRPr="00CA528E">
        <w:t>tempor</w:t>
      </w:r>
      <w:proofErr w:type="spellEnd"/>
      <w:r w:rsidRPr="00CA528E">
        <w:t xml:space="preserve"> </w:t>
      </w:r>
      <w:proofErr w:type="spellStart"/>
      <w:r w:rsidRPr="00CA528E">
        <w:t>incididunt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labore et dolore magna </w:t>
      </w:r>
      <w:proofErr w:type="spellStart"/>
      <w:r w:rsidRPr="00CA528E">
        <w:t>aliqua</w:t>
      </w:r>
      <w:proofErr w:type="spellEnd"/>
      <w:r w:rsidRPr="00CA528E">
        <w:t xml:space="preserve">. </w:t>
      </w:r>
      <w:proofErr w:type="spellStart"/>
      <w:r w:rsidRPr="00CA528E">
        <w:t>Commodo</w:t>
      </w:r>
      <w:proofErr w:type="spellEnd"/>
      <w:r w:rsidRPr="00CA528E">
        <w:t xml:space="preserve"> </w:t>
      </w:r>
      <w:proofErr w:type="spellStart"/>
      <w:r w:rsidRPr="00CA528E">
        <w:t>quis</w:t>
      </w:r>
      <w:proofErr w:type="spellEnd"/>
      <w:r w:rsidRPr="00CA528E">
        <w:t xml:space="preserve">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</w:t>
      </w:r>
      <w:proofErr w:type="spellStart"/>
      <w:r w:rsidRPr="00CA528E">
        <w:t>Ultrices</w:t>
      </w:r>
      <w:proofErr w:type="spellEnd"/>
      <w:r w:rsidRPr="00CA528E">
        <w:t xml:space="preserve"> eros in cursus </w:t>
      </w:r>
      <w:proofErr w:type="spellStart"/>
      <w:r w:rsidRPr="00CA528E">
        <w:t>turpis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Massa </w:t>
      </w:r>
      <w:proofErr w:type="spellStart"/>
      <w:r w:rsidRPr="00CA528E">
        <w:t>sapien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et </w:t>
      </w:r>
      <w:proofErr w:type="spellStart"/>
      <w:r w:rsidRPr="00CA528E">
        <w:t>molestie</w:t>
      </w:r>
      <w:proofErr w:type="spellEnd"/>
      <w:r w:rsidRPr="00CA528E">
        <w:t xml:space="preserve"> ac </w:t>
      </w:r>
      <w:proofErr w:type="spellStart"/>
      <w:r w:rsidRPr="00CA528E">
        <w:t>feugiat</w:t>
      </w:r>
      <w:proofErr w:type="spellEnd"/>
      <w:r w:rsidRPr="00CA528E">
        <w:t xml:space="preserve"> sed. Mauris </w:t>
      </w:r>
      <w:proofErr w:type="spellStart"/>
      <w:r w:rsidRPr="00CA528E">
        <w:t>pellentesque</w:t>
      </w:r>
      <w:proofErr w:type="spellEnd"/>
      <w:r w:rsidRPr="00CA528E">
        <w:t xml:space="preserve"> pulvinar </w:t>
      </w:r>
      <w:proofErr w:type="spellStart"/>
      <w:r w:rsidRPr="00CA528E">
        <w:t>pellentesque</w:t>
      </w:r>
      <w:proofErr w:type="spellEnd"/>
      <w:r w:rsidRPr="00CA528E">
        <w:t xml:space="preserve"> habitant </w:t>
      </w:r>
      <w:proofErr w:type="spellStart"/>
      <w:r w:rsidRPr="00CA528E">
        <w:t>morbi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senectus</w:t>
      </w:r>
      <w:proofErr w:type="spellEnd"/>
      <w:r w:rsidRPr="00CA528E">
        <w:t xml:space="preserve"> et </w:t>
      </w:r>
      <w:proofErr w:type="spellStart"/>
      <w:r w:rsidRPr="00CA528E">
        <w:t>netus</w:t>
      </w:r>
      <w:proofErr w:type="spellEnd"/>
      <w:r w:rsidRPr="00CA528E">
        <w:t xml:space="preserve">. Vestibulum </w:t>
      </w:r>
      <w:proofErr w:type="spellStart"/>
      <w:r w:rsidRPr="00CA528E">
        <w:t>rhoncus</w:t>
      </w:r>
      <w:proofErr w:type="spellEnd"/>
      <w:r w:rsidRPr="00CA528E">
        <w:t xml:space="preserve"> </w:t>
      </w:r>
      <w:proofErr w:type="spellStart"/>
      <w:r w:rsidRPr="00CA528E">
        <w:t>est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 </w:t>
      </w:r>
      <w:proofErr w:type="spellStart"/>
      <w:r w:rsidRPr="00CA528E">
        <w:t>lobortis</w:t>
      </w:r>
      <w:proofErr w:type="spellEnd"/>
      <w:r w:rsidRPr="00CA528E">
        <w:t xml:space="preserve">. Amet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suscipit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 </w:t>
      </w:r>
      <w:proofErr w:type="spellStart"/>
      <w:r w:rsidRPr="00CA528E">
        <w:t>est</w:t>
      </w:r>
      <w:proofErr w:type="spellEnd"/>
      <w:r w:rsidRPr="00CA528E">
        <w:t xml:space="preserve"> </w:t>
      </w:r>
      <w:proofErr w:type="spellStart"/>
      <w:r w:rsidRPr="00CA528E">
        <w:t>ultricies</w:t>
      </w:r>
      <w:proofErr w:type="spellEnd"/>
      <w:r w:rsidRPr="00CA528E">
        <w:t xml:space="preserve">. Mattis </w:t>
      </w:r>
      <w:proofErr w:type="spellStart"/>
      <w:r w:rsidRPr="00CA528E">
        <w:t>vulputate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porttitor</w:t>
      </w:r>
      <w:proofErr w:type="spellEnd"/>
      <w:r w:rsidRPr="00CA528E">
        <w:t xml:space="preserve">. A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sollicitudin</w:t>
      </w:r>
      <w:proofErr w:type="spellEnd"/>
      <w:r w:rsidRPr="00CA528E">
        <w:t xml:space="preserve"> </w:t>
      </w:r>
      <w:proofErr w:type="spellStart"/>
      <w:r w:rsidRPr="00CA528E">
        <w:t>tempor</w:t>
      </w:r>
      <w:proofErr w:type="spellEnd"/>
      <w:r w:rsidRPr="00CA528E">
        <w:t xml:space="preserve"> id </w:t>
      </w:r>
      <w:proofErr w:type="spellStart"/>
      <w:r w:rsidRPr="00CA528E">
        <w:t>eu</w:t>
      </w:r>
      <w:proofErr w:type="spellEnd"/>
      <w:r w:rsidRPr="00CA528E">
        <w:t xml:space="preserve">. </w:t>
      </w:r>
      <w:proofErr w:type="spellStart"/>
      <w:r w:rsidRPr="00CA528E">
        <w:t>Turpis</w:t>
      </w:r>
      <w:proofErr w:type="spellEnd"/>
      <w:r w:rsidRPr="00CA528E">
        <w:t xml:space="preserve"> cursus in hac </w:t>
      </w:r>
      <w:proofErr w:type="spellStart"/>
      <w:r w:rsidRPr="00CA528E">
        <w:t>habitasse</w:t>
      </w:r>
      <w:proofErr w:type="spellEnd"/>
      <w:r w:rsidRPr="00CA528E">
        <w:t xml:space="preserve"> </w:t>
      </w:r>
      <w:proofErr w:type="spellStart"/>
      <w:r w:rsidRPr="00CA528E">
        <w:t>platea</w:t>
      </w:r>
      <w:proofErr w:type="spellEnd"/>
      <w:r w:rsidRPr="00CA528E">
        <w:t xml:space="preserve"> </w:t>
      </w:r>
      <w:proofErr w:type="spellStart"/>
      <w:r w:rsidRPr="00CA528E">
        <w:t>dictumst</w:t>
      </w:r>
      <w:proofErr w:type="spellEnd"/>
      <w:r w:rsidRPr="00CA528E">
        <w:t xml:space="preserve"> </w:t>
      </w:r>
      <w:proofErr w:type="spellStart"/>
      <w:r w:rsidRPr="00CA528E">
        <w:t>quisque</w:t>
      </w:r>
      <w:proofErr w:type="spellEnd"/>
      <w:r w:rsidRPr="00CA528E">
        <w:t xml:space="preserve">. </w:t>
      </w:r>
      <w:proofErr w:type="spellStart"/>
      <w:r w:rsidRPr="00CA528E">
        <w:t>Sapien</w:t>
      </w:r>
      <w:proofErr w:type="spellEnd"/>
      <w:r w:rsidRPr="00CA528E">
        <w:t xml:space="preserve"> et ligula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proin</w:t>
      </w:r>
      <w:proofErr w:type="spellEnd"/>
      <w:r w:rsidRPr="00CA528E">
        <w:t xml:space="preserve"> libero </w:t>
      </w:r>
      <w:proofErr w:type="spellStart"/>
      <w:r w:rsidRPr="00CA528E">
        <w:t>nunc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  <w:r w:rsidRPr="00CA528E">
        <w:t xml:space="preserve">. </w:t>
      </w:r>
      <w:proofErr w:type="spellStart"/>
      <w:r w:rsidRPr="00CA528E">
        <w:t>Lobortis</w:t>
      </w:r>
      <w:proofErr w:type="spellEnd"/>
      <w:r w:rsidRPr="00CA528E">
        <w:t xml:space="preserve">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vivamus</w:t>
      </w:r>
      <w:proofErr w:type="spellEnd"/>
      <w:r w:rsidRPr="00CA528E">
        <w:t xml:space="preserve"> at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dictum </w:t>
      </w:r>
      <w:proofErr w:type="spellStart"/>
      <w:r w:rsidRPr="00CA528E">
        <w:t>varius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 xml:space="preserve">. </w:t>
      </w:r>
      <w:proofErr w:type="spellStart"/>
      <w:r w:rsidRPr="00CA528E">
        <w:t>Ullamcorper</w:t>
      </w:r>
      <w:proofErr w:type="spellEnd"/>
      <w:r w:rsidRPr="00CA528E">
        <w:t xml:space="preserve"> a </w:t>
      </w:r>
      <w:proofErr w:type="spellStart"/>
      <w:r w:rsidRPr="00CA528E">
        <w:t>lacus</w:t>
      </w:r>
      <w:proofErr w:type="spellEnd"/>
      <w:r w:rsidRPr="00CA528E">
        <w:t xml:space="preserve"> vestibulum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non </w:t>
      </w:r>
      <w:proofErr w:type="spellStart"/>
      <w:r w:rsidRPr="00CA528E">
        <w:t>odio</w:t>
      </w:r>
      <w:proofErr w:type="spellEnd"/>
      <w:r w:rsidRPr="00CA528E">
        <w:t xml:space="preserve">. Felis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proin</w:t>
      </w:r>
      <w:proofErr w:type="spellEnd"/>
      <w:r w:rsidRPr="00CA528E">
        <w:t xml:space="preserve"> fermentum </w:t>
      </w:r>
      <w:proofErr w:type="spellStart"/>
      <w:r w:rsidRPr="00CA528E">
        <w:t>leo</w:t>
      </w:r>
      <w:proofErr w:type="spellEnd"/>
      <w:r w:rsidRPr="00CA528E">
        <w:t xml:space="preserve"> </w:t>
      </w:r>
      <w:proofErr w:type="spellStart"/>
      <w:r w:rsidRPr="00CA528E">
        <w:t>vel</w:t>
      </w:r>
      <w:proofErr w:type="spellEnd"/>
      <w:r w:rsidRPr="00CA528E">
        <w:t xml:space="preserve"> </w:t>
      </w:r>
      <w:proofErr w:type="spellStart"/>
      <w:r w:rsidRPr="00CA528E">
        <w:t>orci</w:t>
      </w:r>
      <w:proofErr w:type="spellEnd"/>
      <w:r w:rsidRPr="00CA528E">
        <w:t xml:space="preserve"> porta non. Amet </w:t>
      </w:r>
      <w:proofErr w:type="spellStart"/>
      <w:r w:rsidRPr="00CA528E">
        <w:t>mauris</w:t>
      </w:r>
      <w:proofErr w:type="spellEnd"/>
      <w:r w:rsidRPr="00CA528E">
        <w:t xml:space="preserve"> </w:t>
      </w:r>
      <w:proofErr w:type="spellStart"/>
      <w:r w:rsidRPr="00CA528E">
        <w:t>commodo</w:t>
      </w:r>
      <w:proofErr w:type="spellEnd"/>
      <w:r w:rsidRPr="00CA528E">
        <w:t xml:space="preserve"> </w:t>
      </w:r>
      <w:proofErr w:type="spellStart"/>
      <w:r w:rsidRPr="00CA528E">
        <w:t>quis</w:t>
      </w:r>
      <w:proofErr w:type="spellEnd"/>
      <w:r w:rsidRPr="00CA528E">
        <w:t xml:space="preserve">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. Cursus </w:t>
      </w:r>
      <w:proofErr w:type="spellStart"/>
      <w:r w:rsidRPr="00CA528E">
        <w:t>metus</w:t>
      </w:r>
      <w:proofErr w:type="spellEnd"/>
      <w:r w:rsidRPr="00CA528E">
        <w:t xml:space="preserve"> </w:t>
      </w:r>
      <w:proofErr w:type="spellStart"/>
      <w:r w:rsidRPr="00CA528E">
        <w:t>aliquam</w:t>
      </w:r>
      <w:proofErr w:type="spellEnd"/>
      <w:r w:rsidRPr="00CA528E">
        <w:t xml:space="preserve"> </w:t>
      </w:r>
      <w:proofErr w:type="spellStart"/>
      <w:r w:rsidRPr="00CA528E">
        <w:t>eleifend</w:t>
      </w:r>
      <w:proofErr w:type="spellEnd"/>
      <w:r w:rsidRPr="00CA528E">
        <w:t xml:space="preserve"> mi in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posuere</w:t>
      </w:r>
      <w:proofErr w:type="spellEnd"/>
      <w:r w:rsidRPr="00CA528E">
        <w:t xml:space="preserve">. Dui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est</w:t>
      </w:r>
      <w:proofErr w:type="spellEnd"/>
      <w:r w:rsidRPr="00CA528E">
        <w:t xml:space="preserve"> </w:t>
      </w:r>
      <w:proofErr w:type="spellStart"/>
      <w:r w:rsidRPr="00CA528E">
        <w:t>placerat</w:t>
      </w:r>
      <w:proofErr w:type="spellEnd"/>
      <w:r w:rsidRPr="00CA528E">
        <w:t xml:space="preserve"> in </w:t>
      </w:r>
      <w:proofErr w:type="spellStart"/>
      <w:r w:rsidRPr="00CA528E">
        <w:t>egestas</w:t>
      </w:r>
      <w:proofErr w:type="spellEnd"/>
      <w:r w:rsidRPr="00CA528E">
        <w:t xml:space="preserve">. </w:t>
      </w:r>
      <w:proofErr w:type="spellStart"/>
      <w:r w:rsidRPr="00CA528E">
        <w:t>Porttitor</w:t>
      </w:r>
      <w:proofErr w:type="spellEnd"/>
      <w:r w:rsidRPr="00CA528E">
        <w:t xml:space="preserve"> </w:t>
      </w:r>
      <w:proofErr w:type="spellStart"/>
      <w:r w:rsidRPr="00CA528E">
        <w:t>leo</w:t>
      </w:r>
      <w:proofErr w:type="spellEnd"/>
      <w:r w:rsidRPr="00CA528E">
        <w:t xml:space="preserve"> a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sollicitudin</w:t>
      </w:r>
      <w:proofErr w:type="spellEnd"/>
      <w:r w:rsidRPr="00CA528E">
        <w:t>.</w:t>
      </w:r>
    </w:p>
    <w:p w14:paraId="1C2C778E" w14:textId="77777777" w:rsidR="00CA528E" w:rsidRPr="00CA528E" w:rsidRDefault="00CA528E" w:rsidP="00CA528E">
      <w:pPr>
        <w:jc w:val="center"/>
      </w:pPr>
      <w:r w:rsidRPr="00CA528E">
        <w:drawing>
          <wp:inline distT="0" distB="0" distL="0" distR="0" wp14:anchorId="37740279" wp14:editId="788FA41C">
            <wp:extent cx="1771650" cy="996528"/>
            <wp:effectExtent l="19050" t="19050" r="19050" b="13335"/>
            <wp:docPr id="226663759" name="Picture 226663759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9455" name="Picture 1" descr="A diagram of a algorith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801" cy="1011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A528E">
        <w:t xml:space="preserve"> </w:t>
      </w:r>
      <w:r w:rsidRPr="00CA528E">
        <w:drawing>
          <wp:inline distT="0" distB="0" distL="0" distR="0" wp14:anchorId="3997C34E" wp14:editId="0E2C4801">
            <wp:extent cx="1771650" cy="996528"/>
            <wp:effectExtent l="19050" t="19050" r="19050" b="13335"/>
            <wp:docPr id="1378559098" name="Picture 1378559098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9455" name="Picture 1" descr="A diagram of a algorith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801" cy="1011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A528E">
        <w:t xml:space="preserve"> </w:t>
      </w:r>
      <w:r w:rsidRPr="00CA528E">
        <w:drawing>
          <wp:inline distT="0" distB="0" distL="0" distR="0" wp14:anchorId="53D2F879" wp14:editId="5F9316F1">
            <wp:extent cx="1771650" cy="996528"/>
            <wp:effectExtent l="19050" t="19050" r="19050" b="13335"/>
            <wp:docPr id="400092698" name="Picture 400092698" descr="A diagram of a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9455" name="Picture 1" descr="A diagram of a algorith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801" cy="1011800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F353E1" w14:textId="77777777" w:rsidR="00CA528E" w:rsidRPr="00CA528E" w:rsidRDefault="00CA528E" w:rsidP="00CA528E">
      <w:pPr>
        <w:pStyle w:val="Caption"/>
        <w:jc w:val="center"/>
        <w:rPr>
          <w:color w:val="auto"/>
        </w:rPr>
      </w:pPr>
      <w:r w:rsidRPr="00CA528E">
        <w:t xml:space="preserve">Figure </w:t>
      </w:r>
      <w:fldSimple w:instr=" SEQ Figure \* ARABIC ">
        <w:r w:rsidR="00A8683F">
          <w:t>2</w:t>
        </w:r>
      </w:fldSimple>
      <w:r w:rsidRPr="00CA528E">
        <w:t>: Graphic illustration of how the algorithm works</w:t>
      </w:r>
    </w:p>
    <w:p w14:paraId="41E5E203" w14:textId="77777777" w:rsidR="00CA528E" w:rsidRPr="00CA528E" w:rsidRDefault="00CA528E" w:rsidP="00CA528E">
      <w:pPr>
        <w:rPr>
          <w:b/>
          <w:bCs/>
          <w:color w:val="2F5496" w:themeColor="accent1" w:themeShade="BF"/>
        </w:rPr>
      </w:pPr>
      <w:r w:rsidRPr="00CA528E">
        <w:rPr>
          <w:b/>
          <w:bCs/>
          <w:color w:val="2F5496" w:themeColor="accent1" w:themeShade="BF"/>
        </w:rPr>
        <w:t>Why I choose this algorithm.</w:t>
      </w:r>
    </w:p>
    <w:p w14:paraId="2B1C6FEC" w14:textId="77777777" w:rsidR="00CA528E" w:rsidRPr="00CA528E" w:rsidRDefault="00CA528E" w:rsidP="00CA528E">
      <w:pPr>
        <w:jc w:val="both"/>
      </w:pPr>
      <w:r w:rsidRPr="00CA528E">
        <w:t xml:space="preserve">Nunc </w:t>
      </w:r>
      <w:proofErr w:type="spellStart"/>
      <w:r w:rsidRPr="00CA528E">
        <w:t>eget</w:t>
      </w:r>
      <w:proofErr w:type="spellEnd"/>
      <w:r w:rsidRPr="00CA528E">
        <w:t xml:space="preserve"> lorem </w:t>
      </w:r>
      <w:proofErr w:type="spellStart"/>
      <w:r w:rsidRPr="00CA528E">
        <w:t>dolor</w:t>
      </w:r>
      <w:proofErr w:type="spellEnd"/>
      <w:r w:rsidRPr="00CA528E">
        <w:t xml:space="preserve"> sed. Duis convallis </w:t>
      </w:r>
      <w:proofErr w:type="spellStart"/>
      <w:r w:rsidRPr="00CA528E">
        <w:t>convallis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id </w:t>
      </w:r>
      <w:proofErr w:type="spellStart"/>
      <w:r w:rsidRPr="00CA528E">
        <w:t>interdum</w:t>
      </w:r>
      <w:proofErr w:type="spellEnd"/>
      <w:r w:rsidRPr="00CA528E">
        <w:t xml:space="preserve">. In </w:t>
      </w:r>
      <w:proofErr w:type="spellStart"/>
      <w:r w:rsidRPr="00CA528E">
        <w:t>hendrerit</w:t>
      </w:r>
      <w:proofErr w:type="spellEnd"/>
      <w:r w:rsidRPr="00CA528E">
        <w:t xml:space="preserve"> gravida </w:t>
      </w:r>
      <w:proofErr w:type="spellStart"/>
      <w:r w:rsidRPr="00CA528E">
        <w:t>rutrum</w:t>
      </w:r>
      <w:proofErr w:type="spellEnd"/>
      <w:r w:rsidRPr="00CA528E">
        <w:t xml:space="preserve"> </w:t>
      </w:r>
      <w:proofErr w:type="spellStart"/>
      <w:r w:rsidRPr="00CA528E">
        <w:t>quisque</w:t>
      </w:r>
      <w:proofErr w:type="spellEnd"/>
      <w:r w:rsidRPr="00CA528E">
        <w:t xml:space="preserve"> non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orci</w:t>
      </w:r>
      <w:proofErr w:type="spellEnd"/>
      <w:r w:rsidRPr="00CA528E">
        <w:t xml:space="preserve">. Sed libero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turpis</w:t>
      </w:r>
      <w:proofErr w:type="spellEnd"/>
      <w:r w:rsidRPr="00CA528E">
        <w:t xml:space="preserve"> in </w:t>
      </w:r>
      <w:proofErr w:type="spellStart"/>
      <w:r w:rsidRPr="00CA528E">
        <w:t>eu</w:t>
      </w:r>
      <w:proofErr w:type="spellEnd"/>
      <w:r w:rsidRPr="00CA528E">
        <w:t xml:space="preserve">. Sem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risus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in fermentum. </w:t>
      </w:r>
    </w:p>
    <w:p w14:paraId="7CFE7A9C" w14:textId="77777777" w:rsidR="00CA528E" w:rsidRPr="00CA528E" w:rsidRDefault="00CA528E" w:rsidP="00CA528E">
      <w:pPr>
        <w:rPr>
          <w:b/>
          <w:bCs/>
          <w:color w:val="2F5496" w:themeColor="accent1" w:themeShade="BF"/>
        </w:rPr>
      </w:pPr>
      <w:r w:rsidRPr="00CA528E">
        <w:rPr>
          <w:b/>
          <w:bCs/>
          <w:color w:val="2F5496" w:themeColor="accent1" w:themeShade="BF"/>
        </w:rPr>
        <w:t>Hyperparameter Details for Tuning.</w:t>
      </w:r>
    </w:p>
    <w:p w14:paraId="49B2B69F" w14:textId="678A29C1" w:rsidR="00CA528E" w:rsidRPr="00CA528E" w:rsidRDefault="00CA528E" w:rsidP="00CA528E">
      <w:r w:rsidRPr="00CA528E">
        <w:rPr>
          <w:i/>
          <w:iCs/>
          <w:u w:val="single"/>
        </w:rPr>
        <w:t>Hyperparame</w:t>
      </w:r>
      <w:ins w:id="0" w:author="Lin, Ya Li" w:date="2025-10-05T23:24:00Z" w16du:dateUtc="2025-10-05T22:24:00Z">
        <w:r w:rsidR="002626AB">
          <w:rPr>
            <w:i/>
            <w:iCs/>
            <w:u w:val="single"/>
          </w:rPr>
          <w:t>te</w:t>
        </w:r>
      </w:ins>
      <w:r w:rsidRPr="00CA528E">
        <w:rPr>
          <w:i/>
          <w:iCs/>
          <w:u w:val="single"/>
        </w:rPr>
        <w:t>r 1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</w:t>
      </w:r>
      <w:r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</w:t>
      </w:r>
    </w:p>
    <w:p w14:paraId="6814C6A7" w14:textId="77777777" w:rsidR="00CA528E" w:rsidRPr="00CA528E" w:rsidRDefault="00CA528E" w:rsidP="00CA528E">
      <w:proofErr w:type="spellStart"/>
      <w:r w:rsidRPr="00CA528E">
        <w:rPr>
          <w:i/>
          <w:iCs/>
          <w:u w:val="single"/>
        </w:rPr>
        <w:t>Hyperparamer</w:t>
      </w:r>
      <w:proofErr w:type="spellEnd"/>
      <w:r w:rsidRPr="00CA528E">
        <w:rPr>
          <w:i/>
          <w:iCs/>
          <w:u w:val="single"/>
        </w:rPr>
        <w:t xml:space="preserve"> 2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</w:t>
      </w:r>
      <w:r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</w:t>
      </w:r>
    </w:p>
    <w:p w14:paraId="0015ED28" w14:textId="77777777" w:rsidR="00DB29C4" w:rsidRPr="00CA528E" w:rsidRDefault="00DB29C4" w:rsidP="00DB29C4"/>
    <w:p w14:paraId="6437CE01" w14:textId="77777777" w:rsidR="00DB29C4" w:rsidRPr="00065FD2" w:rsidRDefault="00065FD2" w:rsidP="00DB29C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065FD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 xml:space="preserve">Algorithm 1 - </w:t>
      </w:r>
      <w:r w:rsidRPr="00065FD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highlight w:val="yellow"/>
        </w:rPr>
        <w:t>&lt;Name of Algorithm&gt;</w:t>
      </w:r>
      <w:r w:rsidRPr="00065FD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- Model Training and Evaluation</w:t>
      </w:r>
    </w:p>
    <w:p w14:paraId="4BE6D83A" w14:textId="77777777" w:rsidR="00DB29C4" w:rsidRPr="00CA528E" w:rsidRDefault="00065FD2" w:rsidP="00065FD2">
      <w:pPr>
        <w:jc w:val="both"/>
      </w:pPr>
      <w:r w:rsidRPr="00CA528E">
        <w:t xml:space="preserve">&lt;Introduction&gt; Purus semper </w:t>
      </w:r>
      <w:proofErr w:type="spellStart"/>
      <w:r w:rsidRPr="00CA528E">
        <w:t>eget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 xml:space="preserve"> at </w:t>
      </w:r>
      <w:proofErr w:type="spellStart"/>
      <w:r w:rsidRPr="00CA528E">
        <w:t>tellus</w:t>
      </w:r>
      <w:proofErr w:type="spellEnd"/>
      <w:r w:rsidRPr="00CA528E">
        <w:t xml:space="preserve">. </w:t>
      </w:r>
      <w:proofErr w:type="spellStart"/>
      <w:r w:rsidRPr="00CA528E">
        <w:t>Ultricies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tortor</w:t>
      </w:r>
      <w:proofErr w:type="spellEnd"/>
      <w:r w:rsidRPr="00CA528E">
        <w:t xml:space="preserve"> at auctor </w:t>
      </w:r>
      <w:proofErr w:type="spellStart"/>
      <w:r w:rsidRPr="00CA528E">
        <w:t>urna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. Pharetra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ultricies</w:t>
      </w:r>
      <w:proofErr w:type="spellEnd"/>
      <w:r w:rsidRPr="00CA528E">
        <w:t xml:space="preserve"> mi </w:t>
      </w:r>
      <w:proofErr w:type="spellStart"/>
      <w:r w:rsidRPr="00CA528E">
        <w:t>quis</w:t>
      </w:r>
      <w:proofErr w:type="spellEnd"/>
      <w:r w:rsidRPr="00CA528E">
        <w:t xml:space="preserve">. Maecenas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sem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sit.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vestibulum </w:t>
      </w:r>
      <w:proofErr w:type="spellStart"/>
      <w:r w:rsidRPr="00CA528E">
        <w:t>mattis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. Vitae auctor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.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. Massa </w:t>
      </w:r>
      <w:proofErr w:type="spellStart"/>
      <w:r w:rsidRPr="00CA528E">
        <w:t>tempor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</w:p>
    <w:p w14:paraId="720204B4" w14:textId="77777777" w:rsidR="00DB29C4" w:rsidRDefault="00065FD2" w:rsidP="00DB29C4">
      <w:pPr>
        <w:rPr>
          <w:b/>
          <w:bCs/>
          <w:color w:val="2F5496" w:themeColor="accent1" w:themeShade="BF"/>
        </w:rPr>
      </w:pPr>
      <w:r w:rsidRPr="00065FD2">
        <w:rPr>
          <w:b/>
          <w:bCs/>
          <w:color w:val="2F5496" w:themeColor="accent1" w:themeShade="BF"/>
        </w:rPr>
        <w:t>Data Preprocessing and Visualisation</w:t>
      </w:r>
    </w:p>
    <w:p w14:paraId="527B7336" w14:textId="77777777" w:rsidR="00065FD2" w:rsidRDefault="00065FD2" w:rsidP="00A8683F">
      <w:pPr>
        <w:jc w:val="both"/>
      </w:pPr>
      <w:r w:rsidRPr="00CA528E">
        <w:t xml:space="preserve">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</w:p>
    <w:p w14:paraId="64FFC857" w14:textId="77777777" w:rsidR="00065FD2" w:rsidRDefault="00065FD2" w:rsidP="00065FD2">
      <w:pPr>
        <w:jc w:val="center"/>
        <w:rPr>
          <w:b/>
          <w:bCs/>
          <w:color w:val="2F5496" w:themeColor="accent1" w:themeShade="BF"/>
        </w:rPr>
      </w:pPr>
      <w:r>
        <w:drawing>
          <wp:inline distT="0" distB="0" distL="0" distR="0" wp14:anchorId="28E4055A" wp14:editId="62863C64">
            <wp:extent cx="2028825" cy="1395182"/>
            <wp:effectExtent l="0" t="0" r="0" b="0"/>
            <wp:docPr id="885857850" name="Picture 3" descr="k-Nearest Neighbors - Introduction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-Nearest Neighbors - Introduction to Machine Learn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554" cy="140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96C2" w14:textId="77777777" w:rsidR="00065FD2" w:rsidRPr="00065FD2" w:rsidRDefault="00065FD2" w:rsidP="00065FD2">
      <w:pPr>
        <w:pStyle w:val="Caption"/>
        <w:jc w:val="center"/>
        <w:rPr>
          <w:b/>
          <w:bCs/>
          <w:color w:val="2F5496" w:themeColor="accent1" w:themeShade="BF"/>
        </w:rPr>
      </w:pPr>
      <w:r>
        <w:t xml:space="preserve">Figure </w:t>
      </w:r>
      <w:fldSimple w:instr=" SEQ Figure \* ARABIC ">
        <w:r w:rsidR="00A8683F">
          <w:t>3</w:t>
        </w:r>
      </w:fldSimple>
      <w:r>
        <w:t>: Visualisation of the dataset before training</w:t>
      </w:r>
    </w:p>
    <w:p w14:paraId="2865728F" w14:textId="77777777" w:rsidR="00065FD2" w:rsidRDefault="00065FD2" w:rsidP="00DB29C4">
      <w:pPr>
        <w:rPr>
          <w:b/>
          <w:bCs/>
          <w:color w:val="2F5496" w:themeColor="accent1" w:themeShade="BF"/>
        </w:rPr>
      </w:pPr>
      <w:r w:rsidRPr="00065FD2">
        <w:rPr>
          <w:b/>
          <w:bCs/>
          <w:color w:val="2F5496" w:themeColor="accent1" w:themeShade="BF"/>
        </w:rPr>
        <w:t>Training and Evaluation Details</w:t>
      </w:r>
    </w:p>
    <w:p w14:paraId="56E8A8DF" w14:textId="77777777" w:rsidR="00065FD2" w:rsidRPr="00CA528E" w:rsidRDefault="00065FD2" w:rsidP="00065FD2">
      <w:pPr>
        <w:jc w:val="both"/>
      </w:pPr>
      <w:r w:rsidRPr="00CA528E">
        <w:t xml:space="preserve">Nunc </w:t>
      </w:r>
      <w:proofErr w:type="spellStart"/>
      <w:r w:rsidRPr="00CA528E">
        <w:t>eget</w:t>
      </w:r>
      <w:proofErr w:type="spellEnd"/>
      <w:r w:rsidRPr="00CA528E">
        <w:t xml:space="preserve"> lorem </w:t>
      </w:r>
      <w:proofErr w:type="spellStart"/>
      <w:r w:rsidRPr="00CA528E">
        <w:t>dolor</w:t>
      </w:r>
      <w:proofErr w:type="spellEnd"/>
      <w:r w:rsidRPr="00CA528E">
        <w:t xml:space="preserve"> sed. Duis convallis </w:t>
      </w:r>
      <w:proofErr w:type="spellStart"/>
      <w:r w:rsidRPr="00CA528E">
        <w:t>convallis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id </w:t>
      </w:r>
      <w:proofErr w:type="spellStart"/>
      <w:r w:rsidRPr="00CA528E">
        <w:t>interdum</w:t>
      </w:r>
      <w:proofErr w:type="spellEnd"/>
      <w:r w:rsidRPr="00CA528E">
        <w:t xml:space="preserve">. In </w:t>
      </w:r>
      <w:proofErr w:type="spellStart"/>
      <w:r w:rsidRPr="00CA528E">
        <w:t>hendrerit</w:t>
      </w:r>
      <w:proofErr w:type="spellEnd"/>
      <w:r w:rsidRPr="00CA528E">
        <w:t xml:space="preserve"> gravida </w:t>
      </w:r>
      <w:proofErr w:type="spellStart"/>
      <w:r w:rsidRPr="00CA528E">
        <w:t>rutrum</w:t>
      </w:r>
      <w:proofErr w:type="spellEnd"/>
      <w:r w:rsidRPr="00CA528E">
        <w:t xml:space="preserve"> </w:t>
      </w:r>
      <w:proofErr w:type="spellStart"/>
      <w:r w:rsidRPr="00CA528E">
        <w:t>quisque</w:t>
      </w:r>
      <w:proofErr w:type="spellEnd"/>
      <w:r w:rsidRPr="00CA528E">
        <w:t xml:space="preserve"> non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orci</w:t>
      </w:r>
      <w:proofErr w:type="spellEnd"/>
      <w:r w:rsidRPr="00CA528E">
        <w:t xml:space="preserve">. Sed libero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turpis</w:t>
      </w:r>
      <w:proofErr w:type="spellEnd"/>
      <w:r w:rsidRPr="00CA528E">
        <w:t xml:space="preserve"> in </w:t>
      </w:r>
      <w:proofErr w:type="spellStart"/>
      <w:r w:rsidRPr="00CA528E">
        <w:t>eu</w:t>
      </w:r>
      <w:proofErr w:type="spellEnd"/>
      <w:r w:rsidRPr="00CA528E">
        <w:t xml:space="preserve">. Sem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risus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in fermentum. </w:t>
      </w:r>
    </w:p>
    <w:p w14:paraId="36A35372" w14:textId="77777777" w:rsidR="00065FD2" w:rsidRDefault="00065FD2" w:rsidP="00DB29C4">
      <w:pPr>
        <w:rPr>
          <w:b/>
          <w:bCs/>
          <w:color w:val="2F5496" w:themeColor="accent1" w:themeShade="BF"/>
        </w:rPr>
      </w:pPr>
    </w:p>
    <w:p w14:paraId="32C50D7D" w14:textId="77777777" w:rsidR="00065FD2" w:rsidRDefault="00065FD2" w:rsidP="00065FD2">
      <w:pPr>
        <w:jc w:val="center"/>
        <w:rPr>
          <w:b/>
          <w:bCs/>
          <w:color w:val="2F5496" w:themeColor="accent1" w:themeShade="BF"/>
        </w:rPr>
      </w:pPr>
      <w:r>
        <w:drawing>
          <wp:inline distT="0" distB="0" distL="0" distR="0" wp14:anchorId="072D271B" wp14:editId="6A41E1BE">
            <wp:extent cx="2457450" cy="797460"/>
            <wp:effectExtent l="0" t="0" r="0" b="3175"/>
            <wp:docPr id="1735710196" name="Picture 1" descr="metric - How to interpret classification report of scikit-learn? - Data  Science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ric - How to interpret classification report of scikit-learn? - Data  Science Stack Exchan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40" cy="80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C7E12EE" wp14:editId="0BA93DA8">
            <wp:extent cx="2628900" cy="853096"/>
            <wp:effectExtent l="0" t="0" r="0" b="4445"/>
            <wp:docPr id="1660544518" name="Picture 2" descr="metric - How to interpret classification report of scikit-learn? - Data  Science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tric - How to interpret classification report of scikit-learn? - Data  Science Stack Exchan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564" cy="86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3C6A" w14:textId="77777777" w:rsidR="00065FD2" w:rsidRPr="00065FD2" w:rsidRDefault="00065FD2" w:rsidP="00065FD2">
      <w:pPr>
        <w:pStyle w:val="Caption"/>
        <w:jc w:val="center"/>
        <w:rPr>
          <w:b/>
          <w:bCs/>
          <w:color w:val="2F5496" w:themeColor="accent1" w:themeShade="BF"/>
        </w:rPr>
      </w:pPr>
      <w:r>
        <w:t xml:space="preserve">Figure </w:t>
      </w:r>
      <w:fldSimple w:instr=" SEQ Figure \* ARABIC ">
        <w:r w:rsidR="00A8683F">
          <w:t>4</w:t>
        </w:r>
      </w:fldSimple>
      <w:r>
        <w:t>: Summary of Results Achieved from Training and Testing</w:t>
      </w:r>
    </w:p>
    <w:p w14:paraId="2D519DB4" w14:textId="77777777" w:rsidR="00065FD2" w:rsidRPr="00065FD2" w:rsidRDefault="00065FD2" w:rsidP="00DB29C4">
      <w:pPr>
        <w:rPr>
          <w:b/>
          <w:bCs/>
          <w:color w:val="2F5496" w:themeColor="accent1" w:themeShade="BF"/>
        </w:rPr>
      </w:pPr>
      <w:r w:rsidRPr="00065FD2">
        <w:rPr>
          <w:b/>
          <w:bCs/>
          <w:color w:val="2F5496" w:themeColor="accent1" w:themeShade="BF"/>
        </w:rPr>
        <w:t>Discussion of results</w:t>
      </w:r>
    </w:p>
    <w:p w14:paraId="2F1BCB26" w14:textId="77777777" w:rsidR="00DB29C4" w:rsidRPr="00CA528E" w:rsidRDefault="00065FD2" w:rsidP="00065FD2">
      <w:pPr>
        <w:jc w:val="both"/>
      </w:pPr>
      <w:r w:rsidRPr="00CA528E">
        <w:t xml:space="preserve">Sed libero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turpis</w:t>
      </w:r>
      <w:proofErr w:type="spellEnd"/>
      <w:r w:rsidRPr="00CA528E">
        <w:t xml:space="preserve"> in </w:t>
      </w:r>
      <w:proofErr w:type="spellStart"/>
      <w:r w:rsidRPr="00CA528E">
        <w:t>eu</w:t>
      </w:r>
      <w:proofErr w:type="spellEnd"/>
      <w:r w:rsidRPr="00CA528E">
        <w:t xml:space="preserve">. Sem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risus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in fermentum.</w:t>
      </w:r>
    </w:p>
    <w:p w14:paraId="584D3297" w14:textId="77777777" w:rsidR="00DB29C4" w:rsidRPr="00CA528E" w:rsidRDefault="00DB29C4" w:rsidP="00DB29C4"/>
    <w:p w14:paraId="249AB721" w14:textId="77777777" w:rsidR="00065FD2" w:rsidRPr="00065FD2" w:rsidRDefault="00065FD2" w:rsidP="00065FD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065FD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 xml:space="preserve">Algorithm </w:t>
      </w:r>
      <w:r w:rsidR="00A8683F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2</w:t>
      </w:r>
      <w:r w:rsidRPr="00065FD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- </w:t>
      </w:r>
      <w:r w:rsidRPr="00CC12D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&lt;Name of Algorithm&gt; -</w:t>
      </w:r>
      <w:r w:rsidRPr="00065FD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Model Training and Evaluation</w:t>
      </w:r>
    </w:p>
    <w:p w14:paraId="5E703285" w14:textId="77777777" w:rsidR="00065FD2" w:rsidRPr="00CA528E" w:rsidRDefault="00065FD2" w:rsidP="00065FD2">
      <w:pPr>
        <w:jc w:val="both"/>
      </w:pPr>
      <w:r w:rsidRPr="00CA528E">
        <w:t xml:space="preserve">&lt;Introduction&gt; Purus semper </w:t>
      </w:r>
      <w:proofErr w:type="spellStart"/>
      <w:r w:rsidRPr="00CA528E">
        <w:t>eget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 xml:space="preserve"> at </w:t>
      </w:r>
      <w:proofErr w:type="spellStart"/>
      <w:r w:rsidRPr="00CA528E">
        <w:t>tellus</w:t>
      </w:r>
      <w:proofErr w:type="spellEnd"/>
      <w:r w:rsidRPr="00CA528E">
        <w:t xml:space="preserve">. </w:t>
      </w:r>
      <w:proofErr w:type="spellStart"/>
      <w:r w:rsidRPr="00CA528E">
        <w:t>Ultricies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tortor</w:t>
      </w:r>
      <w:proofErr w:type="spellEnd"/>
      <w:r w:rsidRPr="00CA528E">
        <w:t xml:space="preserve"> at auctor </w:t>
      </w:r>
      <w:proofErr w:type="spellStart"/>
      <w:r w:rsidRPr="00CA528E">
        <w:t>urna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. Pharetra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ultricies</w:t>
      </w:r>
      <w:proofErr w:type="spellEnd"/>
      <w:r w:rsidRPr="00CA528E">
        <w:t xml:space="preserve"> mi </w:t>
      </w:r>
      <w:proofErr w:type="spellStart"/>
      <w:r w:rsidRPr="00CA528E">
        <w:t>quis</w:t>
      </w:r>
      <w:proofErr w:type="spellEnd"/>
      <w:r w:rsidRPr="00CA528E">
        <w:t xml:space="preserve">. Maecenas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sem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sit.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vestibulum </w:t>
      </w:r>
      <w:proofErr w:type="spellStart"/>
      <w:r w:rsidRPr="00CA528E">
        <w:t>mattis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>
        <w:t>.</w:t>
      </w:r>
    </w:p>
    <w:p w14:paraId="114F07BD" w14:textId="77777777" w:rsidR="00065FD2" w:rsidRDefault="00065FD2" w:rsidP="00065FD2">
      <w:pPr>
        <w:rPr>
          <w:b/>
          <w:bCs/>
          <w:color w:val="2F5496" w:themeColor="accent1" w:themeShade="BF"/>
        </w:rPr>
      </w:pPr>
      <w:r w:rsidRPr="00065FD2">
        <w:rPr>
          <w:b/>
          <w:bCs/>
          <w:color w:val="2F5496" w:themeColor="accent1" w:themeShade="BF"/>
        </w:rPr>
        <w:t>Data Preprocessing and Visualisation</w:t>
      </w:r>
    </w:p>
    <w:p w14:paraId="1FE894F6" w14:textId="77777777" w:rsidR="00065FD2" w:rsidRPr="00CA528E" w:rsidRDefault="00065FD2" w:rsidP="00065FD2">
      <w:pPr>
        <w:jc w:val="both"/>
      </w:pPr>
      <w:r w:rsidRPr="00CA528E">
        <w:t xml:space="preserve">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</w:p>
    <w:p w14:paraId="38A756CB" w14:textId="77777777" w:rsidR="00065FD2" w:rsidRDefault="00065FD2" w:rsidP="00065FD2">
      <w:pPr>
        <w:jc w:val="center"/>
        <w:rPr>
          <w:b/>
          <w:bCs/>
          <w:color w:val="2F5496" w:themeColor="accent1" w:themeShade="BF"/>
        </w:rPr>
      </w:pPr>
      <w:r>
        <w:drawing>
          <wp:inline distT="0" distB="0" distL="0" distR="0" wp14:anchorId="76AF1FFC" wp14:editId="376AEB1A">
            <wp:extent cx="1581150" cy="1087325"/>
            <wp:effectExtent l="0" t="0" r="0" b="0"/>
            <wp:docPr id="91852492" name="Picture 91852492" descr="k-Nearest Neighbors - Introduction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-Nearest Neighbors - Introduction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53" cy="1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2F5496" w:themeColor="accent1" w:themeShade="BF"/>
        </w:rPr>
        <w:t xml:space="preserve">   </w:t>
      </w:r>
      <w:r>
        <w:drawing>
          <wp:inline distT="0" distB="0" distL="0" distR="0" wp14:anchorId="1BCA154C" wp14:editId="329FB7B6">
            <wp:extent cx="1581150" cy="1087325"/>
            <wp:effectExtent l="0" t="0" r="0" b="0"/>
            <wp:docPr id="1046994498" name="Picture 1046994498" descr="k-Nearest Neighbors - Introduction to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-Nearest Neighbors - Introduction to Machine Learn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596353" cy="1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70C8" w14:textId="77777777" w:rsidR="00065FD2" w:rsidRDefault="00065FD2" w:rsidP="00065FD2">
      <w:pPr>
        <w:pStyle w:val="Caption"/>
        <w:jc w:val="center"/>
      </w:pPr>
      <w:r>
        <w:t xml:space="preserve">Figure </w:t>
      </w:r>
      <w:fldSimple w:instr=" SEQ Figure \* ARABIC ">
        <w:r w:rsidR="00A8683F">
          <w:t>5</w:t>
        </w:r>
      </w:fldSimple>
      <w:r>
        <w:t xml:space="preserve">: Visualisation of the dataset before </w:t>
      </w:r>
      <w:r w:rsidR="00A8683F">
        <w:t>and after pre-processing was applied</w:t>
      </w:r>
    </w:p>
    <w:p w14:paraId="132863A1" w14:textId="77777777" w:rsidR="00A8683F" w:rsidRPr="00CA528E" w:rsidRDefault="00A8683F" w:rsidP="00A8683F">
      <w:pPr>
        <w:jc w:val="both"/>
      </w:pP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gramStart"/>
      <w:r w:rsidRPr="00CA528E">
        <w:t>Diam</w:t>
      </w:r>
      <w:r>
        <w:t xml:space="preserve">. </w:t>
      </w:r>
      <w:r w:rsidRPr="00CA528E">
        <w:t>.</w:t>
      </w:r>
      <w:proofErr w:type="gramEnd"/>
      <w:r w:rsidRPr="00CA528E">
        <w:t xml:space="preserve"> Vitae auctor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.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. Massa </w:t>
      </w:r>
      <w:proofErr w:type="spellStart"/>
      <w:r w:rsidRPr="00CA528E">
        <w:t>tempor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</w:p>
    <w:p w14:paraId="0F82C918" w14:textId="77777777" w:rsidR="00065FD2" w:rsidRDefault="00065FD2" w:rsidP="00065FD2">
      <w:pPr>
        <w:rPr>
          <w:b/>
          <w:bCs/>
          <w:color w:val="2F5496" w:themeColor="accent1" w:themeShade="BF"/>
        </w:rPr>
      </w:pPr>
      <w:r w:rsidRPr="00065FD2">
        <w:rPr>
          <w:b/>
          <w:bCs/>
          <w:color w:val="2F5496" w:themeColor="accent1" w:themeShade="BF"/>
        </w:rPr>
        <w:t>Training and Evaluation Details</w:t>
      </w:r>
    </w:p>
    <w:p w14:paraId="27695AA3" w14:textId="77777777" w:rsidR="00065FD2" w:rsidRPr="00CA528E" w:rsidRDefault="00065FD2" w:rsidP="00065FD2">
      <w:pPr>
        <w:jc w:val="both"/>
      </w:pPr>
      <w:r w:rsidRPr="00CA528E">
        <w:t xml:space="preserve">Nunc </w:t>
      </w:r>
      <w:proofErr w:type="spellStart"/>
      <w:r w:rsidRPr="00CA528E">
        <w:t>eget</w:t>
      </w:r>
      <w:proofErr w:type="spellEnd"/>
      <w:r w:rsidRPr="00CA528E">
        <w:t xml:space="preserve"> lorem </w:t>
      </w:r>
      <w:proofErr w:type="spellStart"/>
      <w:r w:rsidRPr="00CA528E">
        <w:t>dolor</w:t>
      </w:r>
      <w:proofErr w:type="spellEnd"/>
      <w:r w:rsidRPr="00CA528E">
        <w:t xml:space="preserve"> sed. Duis convallis </w:t>
      </w:r>
      <w:proofErr w:type="spellStart"/>
      <w:r w:rsidRPr="00CA528E">
        <w:t>convallis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id </w:t>
      </w:r>
      <w:proofErr w:type="spellStart"/>
      <w:r w:rsidRPr="00CA528E">
        <w:t>interdum</w:t>
      </w:r>
      <w:proofErr w:type="spellEnd"/>
      <w:r w:rsidRPr="00CA528E">
        <w:t xml:space="preserve">. In </w:t>
      </w:r>
      <w:proofErr w:type="spellStart"/>
      <w:r w:rsidRPr="00CA528E">
        <w:t>hendrerit</w:t>
      </w:r>
      <w:proofErr w:type="spellEnd"/>
      <w:r w:rsidRPr="00CA528E">
        <w:t xml:space="preserve"> gravida </w:t>
      </w:r>
      <w:proofErr w:type="spellStart"/>
      <w:r w:rsidRPr="00CA528E">
        <w:t>rutrum</w:t>
      </w:r>
      <w:proofErr w:type="spellEnd"/>
      <w:r w:rsidRPr="00CA528E">
        <w:t xml:space="preserve"> </w:t>
      </w:r>
      <w:proofErr w:type="spellStart"/>
      <w:r w:rsidRPr="00CA528E">
        <w:t>quisque</w:t>
      </w:r>
      <w:proofErr w:type="spellEnd"/>
      <w:r w:rsidRPr="00CA528E">
        <w:t xml:space="preserve"> non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orci</w:t>
      </w:r>
      <w:proofErr w:type="spellEnd"/>
      <w:r w:rsidRPr="00CA528E">
        <w:t xml:space="preserve">. Sed libero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turpis</w:t>
      </w:r>
      <w:proofErr w:type="spellEnd"/>
      <w:r w:rsidRPr="00CA528E">
        <w:t xml:space="preserve"> in </w:t>
      </w:r>
      <w:proofErr w:type="spellStart"/>
      <w:r w:rsidRPr="00CA528E">
        <w:t>eu</w:t>
      </w:r>
      <w:proofErr w:type="spellEnd"/>
      <w:r w:rsidRPr="00CA528E">
        <w:t xml:space="preserve">. Sem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</w:t>
      </w:r>
    </w:p>
    <w:p w14:paraId="0FC6EC8B" w14:textId="77777777" w:rsidR="00065FD2" w:rsidRDefault="00065FD2" w:rsidP="00065FD2">
      <w:pPr>
        <w:rPr>
          <w:b/>
          <w:bCs/>
          <w:color w:val="2F5496" w:themeColor="accent1" w:themeShade="BF"/>
        </w:rPr>
      </w:pPr>
    </w:p>
    <w:p w14:paraId="5D6D555B" w14:textId="77777777" w:rsidR="00065FD2" w:rsidRDefault="00065FD2" w:rsidP="00065FD2">
      <w:pPr>
        <w:jc w:val="center"/>
        <w:rPr>
          <w:b/>
          <w:bCs/>
          <w:color w:val="2F5496" w:themeColor="accent1" w:themeShade="BF"/>
        </w:rPr>
      </w:pPr>
      <w:r>
        <w:drawing>
          <wp:inline distT="0" distB="0" distL="0" distR="0" wp14:anchorId="34579650" wp14:editId="1F2E42B2">
            <wp:extent cx="2457450" cy="797460"/>
            <wp:effectExtent l="0" t="0" r="0" b="3175"/>
            <wp:docPr id="2128155317" name="Picture 2128155317" descr="metric - How to interpret classification report of scikit-learn? - Data  Science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ric - How to interpret classification report of scikit-learn? - Data  Science Stack Exchan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40" cy="80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5B20" w14:textId="77777777" w:rsidR="00065FD2" w:rsidRDefault="00065FD2" w:rsidP="00065FD2">
      <w:pPr>
        <w:pStyle w:val="Caption"/>
        <w:jc w:val="center"/>
      </w:pPr>
      <w:r>
        <w:t xml:space="preserve">Figure </w:t>
      </w:r>
      <w:fldSimple w:instr=" SEQ Figure \* ARABIC ">
        <w:r w:rsidR="00A8683F">
          <w:t>6</w:t>
        </w:r>
      </w:fldSimple>
      <w:r>
        <w:t>: Summary of Results Achieved from Training and Testing</w:t>
      </w:r>
    </w:p>
    <w:p w14:paraId="5F64B703" w14:textId="77777777" w:rsidR="00A8683F" w:rsidRDefault="00A8683F" w:rsidP="00A8683F"/>
    <w:p w14:paraId="35CDC682" w14:textId="77777777" w:rsidR="00A8683F" w:rsidRPr="00CA528E" w:rsidRDefault="00A8683F" w:rsidP="00A8683F">
      <w:pPr>
        <w:jc w:val="both"/>
      </w:pPr>
      <w:r w:rsidRPr="00CA528E">
        <w:t xml:space="preserve">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risus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in fermentum. </w:t>
      </w:r>
    </w:p>
    <w:p w14:paraId="32452997" w14:textId="77777777" w:rsidR="00065FD2" w:rsidRPr="00065FD2" w:rsidRDefault="00065FD2" w:rsidP="00065FD2">
      <w:pPr>
        <w:rPr>
          <w:b/>
          <w:bCs/>
          <w:color w:val="2F5496" w:themeColor="accent1" w:themeShade="BF"/>
        </w:rPr>
      </w:pPr>
      <w:r w:rsidRPr="00065FD2">
        <w:rPr>
          <w:b/>
          <w:bCs/>
          <w:color w:val="2F5496" w:themeColor="accent1" w:themeShade="BF"/>
        </w:rPr>
        <w:t>Discussion of results</w:t>
      </w:r>
    </w:p>
    <w:p w14:paraId="225960D2" w14:textId="77777777" w:rsidR="00065FD2" w:rsidRPr="00CA528E" w:rsidRDefault="00065FD2" w:rsidP="00065FD2">
      <w:pPr>
        <w:jc w:val="both"/>
      </w:pPr>
      <w:r w:rsidRPr="00CA528E">
        <w:t xml:space="preserve">Sed libero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turpis</w:t>
      </w:r>
      <w:proofErr w:type="spellEnd"/>
      <w:r w:rsidRPr="00CA528E">
        <w:t xml:space="preserve"> in </w:t>
      </w:r>
      <w:proofErr w:type="spellStart"/>
      <w:r w:rsidRPr="00CA528E">
        <w:t>eu</w:t>
      </w:r>
      <w:proofErr w:type="spellEnd"/>
      <w:r w:rsidRPr="00CA528E">
        <w:t xml:space="preserve">. Sem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fermentum </w:t>
      </w:r>
      <w:proofErr w:type="spellStart"/>
      <w:r w:rsidRPr="00CA528E">
        <w:t>odio</w:t>
      </w:r>
      <w:proofErr w:type="spellEnd"/>
      <w:r w:rsidRPr="00CA528E">
        <w:t xml:space="preserve">. </w:t>
      </w:r>
      <w:proofErr w:type="spellStart"/>
      <w:r w:rsidRPr="00CA528E">
        <w:t>Imperdiet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malesuada</w:t>
      </w:r>
      <w:proofErr w:type="spellEnd"/>
      <w:r w:rsidRPr="00CA528E">
        <w:t xml:space="preserve">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elit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gravida cum sociis. </w:t>
      </w: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risus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in fermentum.</w:t>
      </w:r>
    </w:p>
    <w:p w14:paraId="59E41F65" w14:textId="77777777" w:rsidR="00DB29C4" w:rsidRPr="00CA528E" w:rsidRDefault="00A8683F" w:rsidP="00DB29C4"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Conclusions</w:t>
      </w:r>
    </w:p>
    <w:p w14:paraId="1F954DFE" w14:textId="77777777" w:rsidR="00A8683F" w:rsidRPr="00CA528E" w:rsidRDefault="00A8683F" w:rsidP="00A8683F">
      <w:pPr>
        <w:jc w:val="both"/>
      </w:pPr>
      <w:proofErr w:type="spellStart"/>
      <w:r w:rsidRPr="00CA528E">
        <w:t>Tortor</w:t>
      </w:r>
      <w:proofErr w:type="spellEnd"/>
      <w:r w:rsidRPr="00CA528E">
        <w:t xml:space="preserve"> vitae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in </w:t>
      </w:r>
      <w:proofErr w:type="spellStart"/>
      <w:r w:rsidRPr="00CA528E">
        <w:t>iaculis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lacus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vitae. Tellus id </w:t>
      </w:r>
      <w:proofErr w:type="spellStart"/>
      <w:r w:rsidRPr="00CA528E">
        <w:t>interdum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 </w:t>
      </w:r>
      <w:proofErr w:type="spellStart"/>
      <w:r w:rsidRPr="00CA528E">
        <w:t>laoreet</w:t>
      </w:r>
      <w:proofErr w:type="spellEnd"/>
      <w:r w:rsidRPr="00CA528E">
        <w:t xml:space="preserve"> id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proofErr w:type="spellStart"/>
      <w:r w:rsidRPr="00CA528E">
        <w:t>tincidunt</w:t>
      </w:r>
      <w:proofErr w:type="spellEnd"/>
      <w:r w:rsidRPr="00CA528E">
        <w:t xml:space="preserve">. Magna ac </w:t>
      </w:r>
      <w:proofErr w:type="spellStart"/>
      <w:r w:rsidRPr="00CA528E">
        <w:t>placerat</w:t>
      </w:r>
      <w:proofErr w:type="spellEnd"/>
      <w:r w:rsidRPr="00CA528E">
        <w:t xml:space="preserve"> vestibulum </w:t>
      </w:r>
      <w:proofErr w:type="spellStart"/>
      <w:r w:rsidRPr="00CA528E">
        <w:t>lectus</w:t>
      </w:r>
      <w:proofErr w:type="spellEnd"/>
      <w:r w:rsidRPr="00CA528E">
        <w:t xml:space="preserve">. </w:t>
      </w:r>
      <w:proofErr w:type="spellStart"/>
      <w:r w:rsidRPr="00CA528E">
        <w:t>Diam</w:t>
      </w:r>
      <w:proofErr w:type="spellEnd"/>
      <w:r w:rsidRPr="00CA528E">
        <w:t xml:space="preserve"> </w:t>
      </w:r>
      <w:proofErr w:type="spellStart"/>
      <w:r w:rsidRPr="00CA528E">
        <w:t>donec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risus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in fermentum. </w:t>
      </w:r>
    </w:p>
    <w:p w14:paraId="3DDDDD1E" w14:textId="77777777" w:rsidR="00DB29C4" w:rsidRDefault="00A8683F" w:rsidP="00DB29C4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Key Findings</w:t>
      </w:r>
    </w:p>
    <w:p w14:paraId="0378AB8F" w14:textId="77777777" w:rsidR="00A8683F" w:rsidRDefault="00A8683F" w:rsidP="00A8683F">
      <w:pPr>
        <w:pStyle w:val="ListParagraph"/>
        <w:numPr>
          <w:ilvl w:val="0"/>
          <w:numId w:val="1"/>
        </w:numPr>
        <w:rPr>
          <w:b/>
          <w:bCs/>
        </w:rPr>
      </w:pPr>
      <w:r>
        <w:t>S</w:t>
      </w:r>
      <w:r w:rsidRPr="00CA528E">
        <w:t xml:space="preserve">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</w:p>
    <w:p w14:paraId="475A3064" w14:textId="77777777" w:rsidR="00A8683F" w:rsidRDefault="00A8683F" w:rsidP="00A8683F">
      <w:pPr>
        <w:pStyle w:val="ListParagraph"/>
        <w:numPr>
          <w:ilvl w:val="0"/>
          <w:numId w:val="1"/>
        </w:numPr>
        <w:rPr>
          <w:b/>
          <w:bCs/>
        </w:rPr>
      </w:pPr>
      <w:r>
        <w:t>S</w:t>
      </w:r>
      <w:r w:rsidRPr="00CA528E">
        <w:t xml:space="preserve">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</w:p>
    <w:p w14:paraId="69FF42F1" w14:textId="77777777" w:rsidR="00A8683F" w:rsidRDefault="00A8683F" w:rsidP="00A8683F">
      <w:pPr>
        <w:pStyle w:val="ListParagraph"/>
        <w:numPr>
          <w:ilvl w:val="0"/>
          <w:numId w:val="1"/>
        </w:numPr>
        <w:rPr>
          <w:b/>
          <w:bCs/>
        </w:rPr>
      </w:pPr>
      <w:r>
        <w:t>S</w:t>
      </w:r>
      <w:r w:rsidRPr="00CA528E">
        <w:t xml:space="preserve">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</w:p>
    <w:p w14:paraId="00B816DC" w14:textId="77777777" w:rsidR="00A8683F" w:rsidRDefault="00A8683F" w:rsidP="00A8683F">
      <w:pPr>
        <w:pStyle w:val="ListParagraph"/>
        <w:numPr>
          <w:ilvl w:val="0"/>
          <w:numId w:val="1"/>
        </w:numPr>
        <w:rPr>
          <w:b/>
          <w:bCs/>
        </w:rPr>
      </w:pPr>
      <w:r>
        <w:t>S</w:t>
      </w:r>
      <w:r w:rsidRPr="00CA528E">
        <w:t xml:space="preserve">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</w:p>
    <w:p w14:paraId="31519A57" w14:textId="77777777" w:rsidR="00A8683F" w:rsidRDefault="00A8683F" w:rsidP="00A8683F">
      <w:pPr>
        <w:pStyle w:val="ListParagraph"/>
        <w:numPr>
          <w:ilvl w:val="0"/>
          <w:numId w:val="1"/>
        </w:numPr>
        <w:rPr>
          <w:b/>
          <w:bCs/>
        </w:rPr>
      </w:pPr>
      <w:r>
        <w:t>S</w:t>
      </w:r>
      <w:r w:rsidRPr="00CA528E">
        <w:t xml:space="preserve">em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 </w:t>
      </w:r>
      <w:proofErr w:type="spellStart"/>
      <w:r w:rsidRPr="00CA528E">
        <w:t>tellus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  <w:r w:rsidRPr="00CA528E">
        <w:t xml:space="preserve"> </w:t>
      </w:r>
      <w:proofErr w:type="spellStart"/>
      <w:r w:rsidRPr="00CA528E">
        <w:t>adipiscing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. Nulla </w:t>
      </w:r>
      <w:proofErr w:type="spellStart"/>
      <w:r w:rsidRPr="00CA528E">
        <w:t>facilisi</w:t>
      </w:r>
      <w:proofErr w:type="spellEnd"/>
      <w:r w:rsidRPr="00CA528E">
        <w:t xml:space="preserve"> </w:t>
      </w:r>
      <w:proofErr w:type="spellStart"/>
      <w:r w:rsidRPr="00CA528E">
        <w:t>cras</w:t>
      </w:r>
      <w:proofErr w:type="spellEnd"/>
    </w:p>
    <w:p w14:paraId="229AB9B9" w14:textId="77777777" w:rsidR="00DB29C4" w:rsidRPr="00A8683F" w:rsidRDefault="00A8683F" w:rsidP="00DB29C4">
      <w:pPr>
        <w:rPr>
          <w:b/>
          <w:bCs/>
          <w:color w:val="2F5496" w:themeColor="accent1" w:themeShade="BF"/>
        </w:rPr>
      </w:pPr>
      <w:r w:rsidRPr="00A8683F">
        <w:rPr>
          <w:b/>
          <w:bCs/>
          <w:color w:val="2F5496" w:themeColor="accent1" w:themeShade="BF"/>
        </w:rPr>
        <w:t>Comparative Analysis of Algorithm Performances</w:t>
      </w:r>
    </w:p>
    <w:p w14:paraId="24D3C371" w14:textId="77777777" w:rsidR="00DB29C4" w:rsidRDefault="00A8683F" w:rsidP="00A8683F">
      <w:pPr>
        <w:jc w:val="both"/>
      </w:pPr>
      <w:r w:rsidRPr="00CA528E">
        <w:t xml:space="preserve">Purus semper </w:t>
      </w:r>
      <w:proofErr w:type="spellStart"/>
      <w:r w:rsidRPr="00CA528E">
        <w:t>eget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 xml:space="preserve"> at </w:t>
      </w:r>
      <w:proofErr w:type="spellStart"/>
      <w:r w:rsidRPr="00CA528E">
        <w:t>tellus</w:t>
      </w:r>
      <w:proofErr w:type="spellEnd"/>
      <w:r w:rsidRPr="00CA528E">
        <w:t xml:space="preserve">. </w:t>
      </w:r>
      <w:proofErr w:type="spellStart"/>
      <w:r w:rsidRPr="00CA528E">
        <w:t>Ultricies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tortor</w:t>
      </w:r>
      <w:proofErr w:type="spellEnd"/>
      <w:r w:rsidRPr="00CA528E">
        <w:t xml:space="preserve"> at auctor </w:t>
      </w:r>
      <w:proofErr w:type="spellStart"/>
      <w:r w:rsidRPr="00CA528E">
        <w:t>urna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. Pharetra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ultricies</w:t>
      </w:r>
      <w:proofErr w:type="spellEnd"/>
      <w:r w:rsidRPr="00CA528E">
        <w:t xml:space="preserve"> mi </w:t>
      </w:r>
      <w:proofErr w:type="spellStart"/>
      <w:r w:rsidRPr="00CA528E">
        <w:t>quis</w:t>
      </w:r>
      <w:proofErr w:type="spellEnd"/>
      <w:r w:rsidRPr="00CA528E">
        <w:t xml:space="preserve">. Maecenas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sem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sit.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vestibulum </w:t>
      </w:r>
      <w:proofErr w:type="spellStart"/>
      <w:r w:rsidRPr="00CA528E">
        <w:t>mattis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. Vitae auctor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.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. Massa </w:t>
      </w:r>
      <w:proofErr w:type="spellStart"/>
      <w:r w:rsidRPr="00CA528E">
        <w:t>tempor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</w:p>
    <w:p w14:paraId="6AFD7DFC" w14:textId="77777777" w:rsidR="00A8683F" w:rsidRPr="00CA528E" w:rsidRDefault="00A8683F" w:rsidP="00A8683F">
      <w:pPr>
        <w:jc w:val="both"/>
      </w:pPr>
      <w:r w:rsidRPr="00CA528E">
        <w:t xml:space="preserve">Purus semper </w:t>
      </w:r>
      <w:proofErr w:type="spellStart"/>
      <w:r w:rsidRPr="00CA528E">
        <w:t>eget</w:t>
      </w:r>
      <w:proofErr w:type="spellEnd"/>
      <w:r w:rsidRPr="00CA528E">
        <w:t xml:space="preserve"> </w:t>
      </w:r>
      <w:proofErr w:type="spellStart"/>
      <w:r w:rsidRPr="00CA528E">
        <w:t>duis</w:t>
      </w:r>
      <w:proofErr w:type="spellEnd"/>
      <w:r w:rsidRPr="00CA528E">
        <w:t xml:space="preserve"> at </w:t>
      </w:r>
      <w:proofErr w:type="spellStart"/>
      <w:r w:rsidRPr="00CA528E">
        <w:t>tellus</w:t>
      </w:r>
      <w:proofErr w:type="spellEnd"/>
      <w:r w:rsidRPr="00CA528E">
        <w:t xml:space="preserve">. </w:t>
      </w:r>
      <w:proofErr w:type="spellStart"/>
      <w:r w:rsidRPr="00CA528E">
        <w:t>Ultricies</w:t>
      </w:r>
      <w:proofErr w:type="spellEnd"/>
      <w:r w:rsidRPr="00CA528E">
        <w:t xml:space="preserve"> </w:t>
      </w:r>
      <w:proofErr w:type="spellStart"/>
      <w:r w:rsidRPr="00CA528E">
        <w:t>tristique</w:t>
      </w:r>
      <w:proofErr w:type="spellEnd"/>
      <w:r w:rsidRPr="00CA528E">
        <w:t xml:space="preserve"> </w:t>
      </w:r>
      <w:proofErr w:type="spellStart"/>
      <w:r w:rsidRPr="00CA528E">
        <w:t>nulla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tortor</w:t>
      </w:r>
      <w:proofErr w:type="spellEnd"/>
      <w:r w:rsidRPr="00CA528E">
        <w:t xml:space="preserve"> at auctor </w:t>
      </w:r>
      <w:proofErr w:type="spellStart"/>
      <w:r w:rsidRPr="00CA528E">
        <w:t>urna</w:t>
      </w:r>
      <w:proofErr w:type="spellEnd"/>
      <w:r w:rsidRPr="00CA528E">
        <w:t xml:space="preserve"> </w:t>
      </w:r>
      <w:proofErr w:type="spellStart"/>
      <w:r w:rsidRPr="00CA528E">
        <w:t>nunc</w:t>
      </w:r>
      <w:proofErr w:type="spellEnd"/>
      <w:r w:rsidRPr="00CA528E">
        <w:t xml:space="preserve">. Pharetra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massa</w:t>
      </w:r>
      <w:proofErr w:type="spellEnd"/>
      <w:r w:rsidRPr="00CA528E">
        <w:t xml:space="preserve"> </w:t>
      </w:r>
      <w:proofErr w:type="spellStart"/>
      <w:r w:rsidRPr="00CA528E">
        <w:t>ultricies</w:t>
      </w:r>
      <w:proofErr w:type="spellEnd"/>
      <w:r w:rsidRPr="00CA528E">
        <w:t xml:space="preserve"> mi </w:t>
      </w:r>
      <w:proofErr w:type="spellStart"/>
      <w:r w:rsidRPr="00CA528E">
        <w:t>quis</w:t>
      </w:r>
      <w:proofErr w:type="spellEnd"/>
      <w:r w:rsidRPr="00CA528E">
        <w:t xml:space="preserve">. Maecenas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sem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sit.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vestibulum </w:t>
      </w:r>
      <w:proofErr w:type="spellStart"/>
      <w:r w:rsidRPr="00CA528E">
        <w:t>mattis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. Vitae auctor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.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. Massa </w:t>
      </w:r>
      <w:proofErr w:type="spellStart"/>
      <w:r w:rsidRPr="00CA528E">
        <w:t>tempor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</w:p>
    <w:p w14:paraId="19D70A06" w14:textId="77777777" w:rsidR="00DB29C4" w:rsidRDefault="00A8683F" w:rsidP="00A8683F">
      <w:pPr>
        <w:jc w:val="center"/>
      </w:pPr>
      <w:r>
        <w:drawing>
          <wp:inline distT="0" distB="0" distL="0" distR="0" wp14:anchorId="4CC17304" wp14:editId="34663DD1">
            <wp:extent cx="2591485" cy="1438275"/>
            <wp:effectExtent l="0" t="0" r="0" b="0"/>
            <wp:docPr id="2084204779" name="Picture 4" descr="A deep graph convolutional neural network architecture for graph  classification | PLOS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deep graph convolutional neural network architecture for graph  classification | PLOS O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10" cy="14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B7C">
        <w:t xml:space="preserve">  </w:t>
      </w:r>
      <w:r w:rsidR="00BB2B7C">
        <w:drawing>
          <wp:inline distT="0" distB="0" distL="0" distR="0" wp14:anchorId="515E3AD7" wp14:editId="270421A0">
            <wp:extent cx="2591485" cy="1438275"/>
            <wp:effectExtent l="0" t="0" r="0" b="0"/>
            <wp:docPr id="1485843206" name="Picture 1485843206" descr="A deep graph convolutional neural network architecture for graph  classification | PLOS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deep graph convolutional neural network architecture for graph  classification | PLOS O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10" cy="14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3F66" w14:textId="77777777" w:rsidR="00A8683F" w:rsidRPr="00CA528E" w:rsidRDefault="00A8683F" w:rsidP="00A8683F">
      <w:pPr>
        <w:pStyle w:val="Caption"/>
        <w:jc w:val="center"/>
      </w:pPr>
      <w:r>
        <w:t xml:space="preserve">Figure </w:t>
      </w:r>
      <w:fldSimple w:instr=" SEQ Figure \* ARABIC ">
        <w:r>
          <w:t>7</w:t>
        </w:r>
      </w:fldSimple>
      <w:r>
        <w:t>: Graphed comparison of results from the two algorithms</w:t>
      </w:r>
    </w:p>
    <w:p w14:paraId="7695273C" w14:textId="77777777" w:rsidR="00DB29C4" w:rsidRPr="00CA528E" w:rsidRDefault="00A8683F" w:rsidP="00DB29C4">
      <w:r>
        <w:rPr>
          <w:b/>
          <w:bCs/>
          <w:color w:val="2F5496" w:themeColor="accent1" w:themeShade="BF"/>
        </w:rPr>
        <w:t>Recommended Hyperparameter Valued based on Results</w:t>
      </w:r>
    </w:p>
    <w:p w14:paraId="530F1A50" w14:textId="77777777" w:rsidR="00446457" w:rsidRPr="00CA528E" w:rsidRDefault="00446457" w:rsidP="00446457">
      <w:r>
        <w:rPr>
          <w:i/>
          <w:iCs/>
          <w:u w:val="single"/>
        </w:rPr>
        <w:t xml:space="preserve">Algorithm 1 </w:t>
      </w:r>
      <w:proofErr w:type="spellStart"/>
      <w:r w:rsidRPr="00CA528E">
        <w:rPr>
          <w:i/>
          <w:iCs/>
          <w:u w:val="single"/>
        </w:rPr>
        <w:t>Hyperparamer</w:t>
      </w:r>
      <w:proofErr w:type="spellEnd"/>
      <w:r w:rsidRPr="00CA528E">
        <w:rPr>
          <w:i/>
          <w:iCs/>
          <w:u w:val="single"/>
        </w:rPr>
        <w:t xml:space="preserve"> 1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r w:rsidRPr="00446457">
        <w:rPr>
          <w:i/>
          <w:iCs/>
          <w:u w:val="single"/>
        </w:rPr>
        <w:t xml:space="preserve">Algorithm 1 </w:t>
      </w:r>
      <w:proofErr w:type="spellStart"/>
      <w:r w:rsidRPr="00CA528E">
        <w:rPr>
          <w:i/>
          <w:iCs/>
          <w:u w:val="single"/>
        </w:rPr>
        <w:t>Hyperparamer</w:t>
      </w:r>
      <w:proofErr w:type="spellEnd"/>
      <w:r w:rsidRPr="00CA528E">
        <w:rPr>
          <w:i/>
          <w:iCs/>
          <w:u w:val="single"/>
        </w:rPr>
        <w:t xml:space="preserve"> 2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</w:p>
    <w:p w14:paraId="05715019" w14:textId="77777777" w:rsidR="00446457" w:rsidRPr="00CA528E" w:rsidRDefault="00446457" w:rsidP="00446457">
      <w:r>
        <w:rPr>
          <w:i/>
          <w:iCs/>
          <w:u w:val="single"/>
        </w:rPr>
        <w:t xml:space="preserve">Algorithm 2 </w:t>
      </w:r>
      <w:proofErr w:type="spellStart"/>
      <w:r w:rsidRPr="00CA528E">
        <w:rPr>
          <w:i/>
          <w:iCs/>
          <w:u w:val="single"/>
        </w:rPr>
        <w:t>Hyperparamer</w:t>
      </w:r>
      <w:proofErr w:type="spellEnd"/>
      <w:r w:rsidRPr="00CA528E">
        <w:rPr>
          <w:i/>
          <w:iCs/>
          <w:u w:val="single"/>
        </w:rPr>
        <w:t xml:space="preserve"> 1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  <w:r w:rsidRPr="00446457">
        <w:rPr>
          <w:i/>
          <w:iCs/>
          <w:u w:val="single"/>
        </w:rPr>
        <w:t xml:space="preserve">Algorithm </w:t>
      </w:r>
      <w:r>
        <w:rPr>
          <w:i/>
          <w:iCs/>
          <w:u w:val="single"/>
        </w:rPr>
        <w:t>2</w:t>
      </w:r>
      <w:r w:rsidRPr="00446457">
        <w:rPr>
          <w:i/>
          <w:iCs/>
          <w:u w:val="single"/>
        </w:rPr>
        <w:t xml:space="preserve"> </w:t>
      </w:r>
      <w:proofErr w:type="spellStart"/>
      <w:r w:rsidRPr="00CA528E">
        <w:rPr>
          <w:i/>
          <w:iCs/>
          <w:u w:val="single"/>
        </w:rPr>
        <w:t>Hyperparamer</w:t>
      </w:r>
      <w:proofErr w:type="spellEnd"/>
      <w:r w:rsidRPr="00CA528E">
        <w:rPr>
          <w:i/>
          <w:iCs/>
          <w:u w:val="single"/>
        </w:rPr>
        <w:t xml:space="preserve"> 2</w:t>
      </w:r>
      <w:r w:rsidRPr="00CA528E">
        <w:rPr>
          <w:i/>
          <w:iCs/>
        </w:rPr>
        <w:t>:</w:t>
      </w:r>
      <w:r w:rsidRPr="00CA528E">
        <w:t xml:space="preserve"> </w:t>
      </w:r>
      <w:proofErr w:type="spellStart"/>
      <w:r w:rsidRPr="00CA528E">
        <w:t>purus</w:t>
      </w:r>
      <w:proofErr w:type="spellEnd"/>
      <w:r w:rsidRPr="00CA528E">
        <w:t xml:space="preserve"> </w:t>
      </w:r>
      <w:proofErr w:type="spellStart"/>
      <w:r w:rsidRPr="00CA528E">
        <w:t>faucibus</w:t>
      </w:r>
      <w:proofErr w:type="spellEnd"/>
      <w:r w:rsidRPr="00CA528E">
        <w:t xml:space="preserve"> </w:t>
      </w:r>
      <w:proofErr w:type="spellStart"/>
      <w:r w:rsidRPr="00CA528E">
        <w:t>ornare</w:t>
      </w:r>
      <w:proofErr w:type="spellEnd"/>
      <w:r w:rsidRPr="00CA528E">
        <w:t xml:space="preserve"> </w:t>
      </w:r>
      <w:proofErr w:type="spellStart"/>
      <w:r w:rsidRPr="00CA528E">
        <w:t>suspendisse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nisi </w:t>
      </w:r>
      <w:proofErr w:type="spellStart"/>
      <w:r w:rsidRPr="00CA528E">
        <w:t>lacus</w:t>
      </w:r>
      <w:proofErr w:type="spellEnd"/>
      <w:r w:rsidRPr="00CA528E">
        <w:t xml:space="preserve">. </w:t>
      </w:r>
      <w:proofErr w:type="spellStart"/>
      <w:r w:rsidRPr="00CA528E">
        <w:t>Dapibus</w:t>
      </w:r>
      <w:proofErr w:type="spellEnd"/>
      <w:r w:rsidRPr="00CA528E">
        <w:t xml:space="preserve"> </w:t>
      </w:r>
      <w:proofErr w:type="spellStart"/>
      <w:r w:rsidRPr="00CA528E">
        <w:t>ultrices</w:t>
      </w:r>
      <w:proofErr w:type="spellEnd"/>
      <w:r w:rsidRPr="00CA528E">
        <w:t xml:space="preserve"> </w:t>
      </w:r>
    </w:p>
    <w:p w14:paraId="671A8B2C" w14:textId="77777777" w:rsidR="00DB29C4" w:rsidRPr="00CA528E" w:rsidRDefault="00446457" w:rsidP="00DB29C4">
      <w:r>
        <w:rPr>
          <w:b/>
          <w:bCs/>
          <w:color w:val="2F5496" w:themeColor="accent1" w:themeShade="BF"/>
        </w:rPr>
        <w:t>Concluding Remarks</w:t>
      </w:r>
    </w:p>
    <w:p w14:paraId="005A0AC1" w14:textId="77777777" w:rsidR="00446457" w:rsidRPr="00CA528E" w:rsidRDefault="00446457" w:rsidP="00446457">
      <w:pPr>
        <w:jc w:val="both"/>
      </w:pPr>
      <w:r w:rsidRPr="00CA528E">
        <w:t xml:space="preserve">Maecenas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sem</w:t>
      </w:r>
      <w:proofErr w:type="spellEnd"/>
      <w:r w:rsidRPr="00CA528E">
        <w:t xml:space="preserve">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sit.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vestibulum </w:t>
      </w:r>
      <w:proofErr w:type="spellStart"/>
      <w:r w:rsidRPr="00CA528E">
        <w:t>mattis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. Vitae auctor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 w:rsidRPr="00CA528E">
        <w:t xml:space="preserve"> </w:t>
      </w:r>
      <w:proofErr w:type="spellStart"/>
      <w:r w:rsidRPr="00CA528E">
        <w:t>ut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</w:t>
      </w:r>
      <w:proofErr w:type="spellStart"/>
      <w:r w:rsidRPr="00CA528E">
        <w:t>arcu</w:t>
      </w:r>
      <w:proofErr w:type="spellEnd"/>
      <w:r w:rsidRPr="00CA528E">
        <w:t xml:space="preserve"> </w:t>
      </w:r>
      <w:proofErr w:type="spellStart"/>
      <w:r w:rsidRPr="00CA528E">
        <w:t>bibendum</w:t>
      </w:r>
      <w:proofErr w:type="spellEnd"/>
      <w:r w:rsidRPr="00CA528E">
        <w:t xml:space="preserve">. </w:t>
      </w:r>
      <w:proofErr w:type="spellStart"/>
      <w:r w:rsidRPr="00CA528E">
        <w:t>Pellentesque</w:t>
      </w:r>
      <w:proofErr w:type="spellEnd"/>
      <w:r w:rsidRPr="00CA528E">
        <w:t xml:space="preserve"> </w:t>
      </w:r>
      <w:proofErr w:type="spellStart"/>
      <w:r w:rsidRPr="00CA528E">
        <w:t>dignissim</w:t>
      </w:r>
      <w:proofErr w:type="spellEnd"/>
      <w:r w:rsidRPr="00CA528E">
        <w:t xml:space="preserve"> </w:t>
      </w:r>
      <w:proofErr w:type="spellStart"/>
      <w:r w:rsidRPr="00CA528E">
        <w:t>enim</w:t>
      </w:r>
      <w:proofErr w:type="spellEnd"/>
      <w:r w:rsidRPr="00CA528E">
        <w:t xml:space="preserve"> sit </w:t>
      </w:r>
      <w:proofErr w:type="spellStart"/>
      <w:r w:rsidRPr="00CA528E">
        <w:t>amet</w:t>
      </w:r>
      <w:proofErr w:type="spellEnd"/>
      <w:r w:rsidRPr="00CA528E">
        <w:t xml:space="preserve">. Massa </w:t>
      </w:r>
      <w:proofErr w:type="spellStart"/>
      <w:r w:rsidRPr="00CA528E">
        <w:t>tempor</w:t>
      </w:r>
      <w:proofErr w:type="spellEnd"/>
      <w:r w:rsidRPr="00CA528E">
        <w:t xml:space="preserve"> nec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nisl</w:t>
      </w:r>
      <w:proofErr w:type="spellEnd"/>
      <w:r w:rsidRPr="00CA528E">
        <w:t xml:space="preserve"> </w:t>
      </w:r>
      <w:proofErr w:type="spellStart"/>
      <w:r w:rsidRPr="00CA528E">
        <w:t>pretium</w:t>
      </w:r>
      <w:proofErr w:type="spellEnd"/>
      <w:r>
        <w:t xml:space="preserve">. </w:t>
      </w:r>
      <w:proofErr w:type="spellStart"/>
      <w:r w:rsidRPr="00CA528E">
        <w:t>viverra</w:t>
      </w:r>
      <w:proofErr w:type="spellEnd"/>
      <w:r w:rsidRPr="00CA528E">
        <w:t xml:space="preserve"> </w:t>
      </w:r>
      <w:proofErr w:type="spellStart"/>
      <w:r w:rsidRPr="00CA528E">
        <w:t>aliquet</w:t>
      </w:r>
      <w:proofErr w:type="spellEnd"/>
      <w:r w:rsidRPr="00CA528E">
        <w:t xml:space="preserve"> </w:t>
      </w:r>
      <w:proofErr w:type="spellStart"/>
      <w:r w:rsidRPr="00CA528E">
        <w:t>eget</w:t>
      </w:r>
      <w:proofErr w:type="spellEnd"/>
      <w:r w:rsidRPr="00CA528E">
        <w:t xml:space="preserve"> sit. </w:t>
      </w:r>
      <w:proofErr w:type="spellStart"/>
      <w:r w:rsidRPr="00CA528E">
        <w:t>Feugiat</w:t>
      </w:r>
      <w:proofErr w:type="spellEnd"/>
      <w:r w:rsidRPr="00CA528E">
        <w:t xml:space="preserve"> </w:t>
      </w:r>
      <w:proofErr w:type="spellStart"/>
      <w:r w:rsidRPr="00CA528E">
        <w:t>sed</w:t>
      </w:r>
      <w:proofErr w:type="spellEnd"/>
      <w:r w:rsidRPr="00CA528E">
        <w:t xml:space="preserve"> </w:t>
      </w:r>
      <w:proofErr w:type="spellStart"/>
      <w:r w:rsidRPr="00CA528E">
        <w:t>lectus</w:t>
      </w:r>
      <w:proofErr w:type="spellEnd"/>
      <w:r w:rsidRPr="00CA528E">
        <w:t xml:space="preserve"> vestibulum </w:t>
      </w:r>
      <w:proofErr w:type="spellStart"/>
      <w:r w:rsidRPr="00CA528E">
        <w:t>mattis</w:t>
      </w:r>
      <w:proofErr w:type="spellEnd"/>
      <w:r w:rsidRPr="00CA528E">
        <w:t xml:space="preserve"> </w:t>
      </w:r>
      <w:proofErr w:type="spellStart"/>
      <w:r w:rsidRPr="00CA528E">
        <w:t>ullamcorper</w:t>
      </w:r>
      <w:proofErr w:type="spellEnd"/>
      <w:r w:rsidRPr="00CA528E">
        <w:t xml:space="preserve"> </w:t>
      </w:r>
      <w:proofErr w:type="spellStart"/>
      <w:r w:rsidRPr="00CA528E">
        <w:t>velit</w:t>
      </w:r>
      <w:proofErr w:type="spellEnd"/>
      <w:r w:rsidRPr="00CA528E">
        <w:t xml:space="preserve">. Vitae auctor </w:t>
      </w:r>
      <w:proofErr w:type="spellStart"/>
      <w:r w:rsidRPr="00CA528E">
        <w:t>eu</w:t>
      </w:r>
      <w:proofErr w:type="spellEnd"/>
      <w:r w:rsidRPr="00CA528E">
        <w:t xml:space="preserve"> </w:t>
      </w:r>
      <w:proofErr w:type="spellStart"/>
      <w:r w:rsidRPr="00CA528E">
        <w:t>augue</w:t>
      </w:r>
      <w:proofErr w:type="spellEnd"/>
      <w:r>
        <w:t>.</w:t>
      </w:r>
      <w:r w:rsidR="00BB2B7C">
        <w:t xml:space="preserve"> </w:t>
      </w:r>
      <w:proofErr w:type="spellStart"/>
      <w:r w:rsidR="00BB2B7C" w:rsidRPr="00CA528E">
        <w:t>viverra</w:t>
      </w:r>
      <w:proofErr w:type="spellEnd"/>
      <w:r w:rsidR="00BB2B7C" w:rsidRPr="00CA528E">
        <w:t xml:space="preserve"> </w:t>
      </w:r>
      <w:proofErr w:type="spellStart"/>
      <w:r w:rsidR="00BB2B7C" w:rsidRPr="00CA528E">
        <w:t>aliquet</w:t>
      </w:r>
      <w:proofErr w:type="spellEnd"/>
      <w:r w:rsidR="00BB2B7C" w:rsidRPr="00CA528E">
        <w:t xml:space="preserve"> </w:t>
      </w:r>
      <w:proofErr w:type="spellStart"/>
      <w:r w:rsidR="00BB2B7C" w:rsidRPr="00CA528E">
        <w:t>eget</w:t>
      </w:r>
      <w:proofErr w:type="spellEnd"/>
      <w:r w:rsidR="00BB2B7C" w:rsidRPr="00CA528E">
        <w:t xml:space="preserve"> sit. </w:t>
      </w:r>
      <w:proofErr w:type="spellStart"/>
      <w:r w:rsidR="00BB2B7C" w:rsidRPr="00CA528E">
        <w:t>Feugiat</w:t>
      </w:r>
      <w:proofErr w:type="spellEnd"/>
      <w:r w:rsidR="00BB2B7C" w:rsidRPr="00CA528E">
        <w:t xml:space="preserve"> </w:t>
      </w:r>
      <w:proofErr w:type="spellStart"/>
      <w:r w:rsidR="00BB2B7C" w:rsidRPr="00CA528E">
        <w:t>sed</w:t>
      </w:r>
      <w:proofErr w:type="spellEnd"/>
      <w:r w:rsidR="00BB2B7C" w:rsidRPr="00CA528E">
        <w:t xml:space="preserve"> </w:t>
      </w:r>
      <w:proofErr w:type="spellStart"/>
      <w:r w:rsidR="00BB2B7C" w:rsidRPr="00CA528E">
        <w:t>lectus</w:t>
      </w:r>
      <w:proofErr w:type="spellEnd"/>
      <w:r w:rsidR="00BB2B7C" w:rsidRPr="00CA528E">
        <w:t xml:space="preserve"> vestibulum </w:t>
      </w:r>
      <w:proofErr w:type="spellStart"/>
      <w:r w:rsidR="00BB2B7C" w:rsidRPr="00CA528E">
        <w:t>mattis</w:t>
      </w:r>
      <w:proofErr w:type="spellEnd"/>
      <w:r w:rsidR="00BB2B7C" w:rsidRPr="00CA528E">
        <w:t xml:space="preserve"> </w:t>
      </w:r>
      <w:proofErr w:type="spellStart"/>
      <w:r w:rsidR="00BB2B7C" w:rsidRPr="00CA528E">
        <w:t>ullamcorper</w:t>
      </w:r>
      <w:proofErr w:type="spellEnd"/>
      <w:r w:rsidR="00BB2B7C" w:rsidRPr="00CA528E">
        <w:t xml:space="preserve"> </w:t>
      </w:r>
      <w:proofErr w:type="spellStart"/>
      <w:r w:rsidR="00BB2B7C" w:rsidRPr="00CA528E">
        <w:t>velit</w:t>
      </w:r>
      <w:proofErr w:type="spellEnd"/>
      <w:r w:rsidR="00BB2B7C" w:rsidRPr="00CA528E">
        <w:t xml:space="preserve">. Vitae auctor </w:t>
      </w:r>
      <w:proofErr w:type="spellStart"/>
      <w:r w:rsidR="00BB2B7C" w:rsidRPr="00CA528E">
        <w:t>eu</w:t>
      </w:r>
      <w:proofErr w:type="spellEnd"/>
      <w:r w:rsidR="00BB2B7C" w:rsidRPr="00CA528E">
        <w:t xml:space="preserve"> </w:t>
      </w:r>
      <w:proofErr w:type="spellStart"/>
      <w:r w:rsidR="00BB2B7C" w:rsidRPr="00CA528E">
        <w:t>augue</w:t>
      </w:r>
      <w:proofErr w:type="spellEnd"/>
      <w:r w:rsidR="00BB2B7C">
        <w:t>.</w:t>
      </w:r>
    </w:p>
    <w:p w14:paraId="195B3395" w14:textId="77777777" w:rsidR="00DB29C4" w:rsidRPr="00446457" w:rsidRDefault="00446457" w:rsidP="00DB29C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44645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lastRenderedPageBreak/>
        <w:t>References</w:t>
      </w:r>
    </w:p>
    <w:p w14:paraId="5AD687B6" w14:textId="77777777" w:rsidR="00DB29C4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73213C3E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5D1114DA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7359D29F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57F21F63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7EAAFC17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00960A7A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171C9136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3DFB8282" w14:textId="77777777" w:rsidR="00446457" w:rsidRPr="00CA528E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74CA9BEA" w14:textId="77777777" w:rsidR="00446457" w:rsidRDefault="00446457" w:rsidP="00446457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25342F1F" w14:textId="77777777" w:rsidR="00CC12DC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5E0089B5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55AFCF9A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54BC2188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505F4F66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7375D298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0A1D098F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17045BA3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1D3C47E5" w14:textId="77777777" w:rsidR="00CC12DC" w:rsidRPr="00CA528E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2C9EE134" w14:textId="77777777" w:rsidR="00CC12DC" w:rsidRDefault="00CC12DC" w:rsidP="00CC12DC">
      <w:pPr>
        <w:pStyle w:val="ListParagraph"/>
        <w:numPr>
          <w:ilvl w:val="0"/>
          <w:numId w:val="2"/>
        </w:numPr>
      </w:pPr>
      <w:r>
        <w:t>Reference any books, articles, blogs, documentation, videos etc. here…</w:t>
      </w:r>
    </w:p>
    <w:p w14:paraId="209019FC" w14:textId="5B771632" w:rsidR="00CC12DC" w:rsidRPr="00CC12DC" w:rsidRDefault="00CC12DC" w:rsidP="00CC12DC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CC12DC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Report Update Log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271"/>
        <w:gridCol w:w="6379"/>
        <w:gridCol w:w="1366"/>
      </w:tblGrid>
      <w:tr w:rsidR="00CC12DC" w14:paraId="12E6B39D" w14:textId="77777777" w:rsidTr="00CC12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03F9B4F" w14:textId="39E1A375" w:rsidR="00CC12DC" w:rsidRDefault="00CC12DC" w:rsidP="00CC12DC">
            <w:r>
              <w:t>Date</w:t>
            </w:r>
          </w:p>
        </w:tc>
        <w:tc>
          <w:tcPr>
            <w:tcW w:w="6379" w:type="dxa"/>
          </w:tcPr>
          <w:p w14:paraId="53361B7D" w14:textId="4D100B13" w:rsidR="00CC12DC" w:rsidRDefault="00CC12DC" w:rsidP="00CC12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Description</w:t>
            </w:r>
          </w:p>
        </w:tc>
        <w:tc>
          <w:tcPr>
            <w:tcW w:w="1366" w:type="dxa"/>
          </w:tcPr>
          <w:p w14:paraId="5DC969A4" w14:textId="345E8933" w:rsidR="00CC12DC" w:rsidRDefault="00CC12DC" w:rsidP="00CC12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Spent</w:t>
            </w:r>
          </w:p>
        </w:tc>
      </w:tr>
      <w:tr w:rsidR="00CC12DC" w14:paraId="56AF9584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7854B41" w14:textId="0A4ABB14" w:rsidR="00CC12DC" w:rsidRDefault="00CC12DC" w:rsidP="00CC12DC">
            <w:r>
              <w:t>20/09/25</w:t>
            </w:r>
          </w:p>
        </w:tc>
        <w:tc>
          <w:tcPr>
            <w:tcW w:w="6379" w:type="dxa"/>
          </w:tcPr>
          <w:p w14:paraId="0FA4BF74" w14:textId="45FAA1B9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3E517984" w14:textId="6A923E0C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hours</w:t>
            </w:r>
          </w:p>
        </w:tc>
      </w:tr>
      <w:tr w:rsidR="00CC12DC" w14:paraId="618BCA27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907DD9E" w14:textId="581C87A6" w:rsidR="00CC12DC" w:rsidRDefault="00CC12DC" w:rsidP="00CC12DC">
            <w:r>
              <w:t>22/09/25</w:t>
            </w:r>
          </w:p>
        </w:tc>
        <w:tc>
          <w:tcPr>
            <w:tcW w:w="6379" w:type="dxa"/>
          </w:tcPr>
          <w:p w14:paraId="2DCDC91F" w14:textId="654DE980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4AA9721E" w14:textId="366CB04E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hours</w:t>
            </w:r>
          </w:p>
        </w:tc>
      </w:tr>
      <w:tr w:rsidR="00CC12DC" w14:paraId="7D1B9F87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D73187" w14:textId="0CDD9B4B" w:rsidR="00CC12DC" w:rsidRDefault="00CC12DC" w:rsidP="00CC12DC">
            <w:r>
              <w:t>25/09/25</w:t>
            </w:r>
          </w:p>
        </w:tc>
        <w:tc>
          <w:tcPr>
            <w:tcW w:w="6379" w:type="dxa"/>
          </w:tcPr>
          <w:p w14:paraId="3C93EF72" w14:textId="7903B641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1255B55E" w14:textId="38AA13A3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hour</w:t>
            </w:r>
          </w:p>
        </w:tc>
      </w:tr>
      <w:tr w:rsidR="00CC12DC" w14:paraId="2427FD2A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7C3E9B7" w14:textId="59981D02" w:rsidR="00CC12DC" w:rsidRDefault="00CC12DC" w:rsidP="00CC12DC">
            <w:r>
              <w:t>26/09/25</w:t>
            </w:r>
          </w:p>
        </w:tc>
        <w:tc>
          <w:tcPr>
            <w:tcW w:w="6379" w:type="dxa"/>
          </w:tcPr>
          <w:p w14:paraId="21E9EC12" w14:textId="1E73C4E4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2612392B" w14:textId="64EAE28E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mins</w:t>
            </w:r>
          </w:p>
        </w:tc>
      </w:tr>
      <w:tr w:rsidR="00CC12DC" w14:paraId="734724CC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D28063B" w14:textId="2E985A7E" w:rsidR="00CC12DC" w:rsidRDefault="00CC12DC" w:rsidP="00CC12DC">
            <w:r>
              <w:t>27/09/25</w:t>
            </w:r>
          </w:p>
        </w:tc>
        <w:tc>
          <w:tcPr>
            <w:tcW w:w="6379" w:type="dxa"/>
          </w:tcPr>
          <w:p w14:paraId="7383D455" w14:textId="5A551A3F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2375A4FC" w14:textId="56E9F8A6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hour</w:t>
            </w:r>
          </w:p>
        </w:tc>
      </w:tr>
      <w:tr w:rsidR="00CC12DC" w14:paraId="73C2CBF0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377BE05" w14:textId="5DE33B38" w:rsidR="00CC12DC" w:rsidRDefault="00CC12DC" w:rsidP="00CC12DC">
            <w:r>
              <w:t>30/09/25</w:t>
            </w:r>
          </w:p>
        </w:tc>
        <w:tc>
          <w:tcPr>
            <w:tcW w:w="6379" w:type="dxa"/>
          </w:tcPr>
          <w:p w14:paraId="73C16FA0" w14:textId="0DDCBE4D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5EE43499" w14:textId="09891D8E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hours</w:t>
            </w:r>
          </w:p>
        </w:tc>
      </w:tr>
      <w:tr w:rsidR="00CC12DC" w14:paraId="2E61B9E5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567D403" w14:textId="1898CDB2" w:rsidR="00CC12DC" w:rsidRDefault="00CC12DC" w:rsidP="00CC12DC">
            <w:r>
              <w:t>02/10/25</w:t>
            </w:r>
          </w:p>
        </w:tc>
        <w:tc>
          <w:tcPr>
            <w:tcW w:w="6379" w:type="dxa"/>
          </w:tcPr>
          <w:p w14:paraId="2B3D6563" w14:textId="23E45150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6D6748D3" w14:textId="09103991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hours</w:t>
            </w:r>
          </w:p>
        </w:tc>
      </w:tr>
      <w:tr w:rsidR="00CC12DC" w14:paraId="7B333980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1F699CD" w14:textId="230E2A6C" w:rsidR="00CC12DC" w:rsidRDefault="00CC12DC" w:rsidP="00CC12DC">
            <w:r>
              <w:t>04/10/25</w:t>
            </w:r>
          </w:p>
        </w:tc>
        <w:tc>
          <w:tcPr>
            <w:tcW w:w="6379" w:type="dxa"/>
          </w:tcPr>
          <w:p w14:paraId="5C772D9B" w14:textId="4E7D1870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631D6EDF" w14:textId="301F5356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hours</w:t>
            </w:r>
          </w:p>
        </w:tc>
      </w:tr>
      <w:tr w:rsidR="00CC12DC" w14:paraId="4FAC5266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E1474A5" w14:textId="0F224DFE" w:rsidR="00CC12DC" w:rsidRDefault="00CC12DC" w:rsidP="00CC12DC">
            <w:r>
              <w:t>05/10/25</w:t>
            </w:r>
          </w:p>
        </w:tc>
        <w:tc>
          <w:tcPr>
            <w:tcW w:w="6379" w:type="dxa"/>
          </w:tcPr>
          <w:p w14:paraId="11CBABCC" w14:textId="3CCCCB21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4D8A5A05" w14:textId="6B764141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hours</w:t>
            </w:r>
          </w:p>
        </w:tc>
      </w:tr>
      <w:tr w:rsidR="00CC12DC" w14:paraId="2DEE0545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BFA6210" w14:textId="2C45AF94" w:rsidR="00CC12DC" w:rsidRDefault="00CC12DC" w:rsidP="00CC12DC">
            <w:r>
              <w:t>07/10/25</w:t>
            </w:r>
          </w:p>
        </w:tc>
        <w:tc>
          <w:tcPr>
            <w:tcW w:w="6379" w:type="dxa"/>
          </w:tcPr>
          <w:p w14:paraId="2F90E51E" w14:textId="7A2A64C5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64B2798D" w14:textId="4768C47D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mins</w:t>
            </w:r>
          </w:p>
        </w:tc>
      </w:tr>
      <w:tr w:rsidR="00CC12DC" w14:paraId="1DDDF7F6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8F9D130" w14:textId="704F784A" w:rsidR="00CC12DC" w:rsidRDefault="00CC12DC" w:rsidP="00CC12DC">
            <w:r>
              <w:t>12/10/25</w:t>
            </w:r>
          </w:p>
        </w:tc>
        <w:tc>
          <w:tcPr>
            <w:tcW w:w="6379" w:type="dxa"/>
          </w:tcPr>
          <w:p w14:paraId="62DAEA57" w14:textId="1946D10B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035CE586" w14:textId="4CCE6079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hour</w:t>
            </w:r>
          </w:p>
        </w:tc>
      </w:tr>
      <w:tr w:rsidR="00CC12DC" w14:paraId="180E26EC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0BE5A73" w14:textId="678BC858" w:rsidR="00CC12DC" w:rsidRDefault="00CC12DC" w:rsidP="00CC12DC">
            <w:r>
              <w:t>14/10/25</w:t>
            </w:r>
          </w:p>
        </w:tc>
        <w:tc>
          <w:tcPr>
            <w:tcW w:w="6379" w:type="dxa"/>
          </w:tcPr>
          <w:p w14:paraId="01A0D089" w14:textId="2457D4C1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116CDAAF" w14:textId="5889BEF0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hours</w:t>
            </w:r>
          </w:p>
        </w:tc>
      </w:tr>
      <w:tr w:rsidR="00CC12DC" w14:paraId="63DD4CCA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B5C01F" w14:textId="6733C581" w:rsidR="00CC12DC" w:rsidRDefault="0072434A" w:rsidP="00CC12DC">
            <w:r>
              <w:lastRenderedPageBreak/>
              <w:t>15</w:t>
            </w:r>
            <w:r w:rsidR="00CC12DC">
              <w:t>/10/25</w:t>
            </w:r>
          </w:p>
        </w:tc>
        <w:tc>
          <w:tcPr>
            <w:tcW w:w="6379" w:type="dxa"/>
          </w:tcPr>
          <w:p w14:paraId="4B98094D" w14:textId="02E22EC1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22A9B6FA" w14:textId="7665C38F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mins</w:t>
            </w:r>
          </w:p>
        </w:tc>
      </w:tr>
      <w:tr w:rsidR="00CC12DC" w14:paraId="1F6B632A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0D67F9A" w14:textId="2D667295" w:rsidR="00CC12DC" w:rsidRDefault="0072434A" w:rsidP="00CC12DC">
            <w:r>
              <w:t>16</w:t>
            </w:r>
            <w:r w:rsidR="00CC12DC">
              <w:t>/10/25</w:t>
            </w:r>
          </w:p>
        </w:tc>
        <w:tc>
          <w:tcPr>
            <w:tcW w:w="6379" w:type="dxa"/>
          </w:tcPr>
          <w:p w14:paraId="7FEA16A0" w14:textId="3A285F2E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528E">
              <w:t xml:space="preserve">Purus semper </w:t>
            </w:r>
            <w:proofErr w:type="spellStart"/>
            <w:r w:rsidRPr="00CA528E">
              <w:t>eget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duis</w:t>
            </w:r>
            <w:proofErr w:type="spellEnd"/>
            <w:r w:rsidRPr="00CA528E">
              <w:t xml:space="preserve"> at </w:t>
            </w:r>
            <w:proofErr w:type="spellStart"/>
            <w:r w:rsidRPr="00CA528E">
              <w:t>tellus</w:t>
            </w:r>
            <w:proofErr w:type="spellEnd"/>
            <w:r w:rsidRPr="00CA528E">
              <w:t xml:space="preserve">.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tristique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nulla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aliquet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enim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tortor</w:t>
            </w:r>
            <w:proofErr w:type="spellEnd"/>
            <w:r w:rsidRPr="00CA528E">
              <w:t xml:space="preserve"> at auctor </w:t>
            </w:r>
            <w:proofErr w:type="spellStart"/>
            <w:r w:rsidRPr="00CA528E">
              <w:t>urna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nunc</w:t>
            </w:r>
            <w:proofErr w:type="spellEnd"/>
            <w:r w:rsidRPr="00CA528E">
              <w:t xml:space="preserve">. Pharetra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massa</w:t>
            </w:r>
            <w:proofErr w:type="spellEnd"/>
            <w:r w:rsidRPr="00CA528E">
              <w:t xml:space="preserve"> </w:t>
            </w:r>
            <w:proofErr w:type="spellStart"/>
            <w:r w:rsidRPr="00CA528E">
              <w:t>ultricies</w:t>
            </w:r>
            <w:proofErr w:type="spellEnd"/>
            <w:r w:rsidRPr="00CA528E">
              <w:t xml:space="preserve"> mi </w:t>
            </w:r>
            <w:proofErr w:type="spellStart"/>
            <w:r w:rsidRPr="00CA528E">
              <w:t>quis</w:t>
            </w:r>
            <w:proofErr w:type="spellEnd"/>
            <w:r w:rsidRPr="00CA528E">
              <w:t>.</w:t>
            </w:r>
          </w:p>
        </w:tc>
        <w:tc>
          <w:tcPr>
            <w:tcW w:w="1366" w:type="dxa"/>
          </w:tcPr>
          <w:p w14:paraId="5272F69A" w14:textId="390C34D1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hour</w:t>
            </w:r>
          </w:p>
        </w:tc>
      </w:tr>
      <w:tr w:rsidR="00CC12DC" w14:paraId="215C036C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1467CB" w14:textId="77777777" w:rsidR="00CC12DC" w:rsidRDefault="00CC12DC" w:rsidP="00CC12DC"/>
        </w:tc>
        <w:tc>
          <w:tcPr>
            <w:tcW w:w="6379" w:type="dxa"/>
          </w:tcPr>
          <w:p w14:paraId="75DEAEC9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7AE43F44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12DC" w14:paraId="163E8C83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A962220" w14:textId="77777777" w:rsidR="00CC12DC" w:rsidRDefault="00CC12DC" w:rsidP="00CC12DC"/>
        </w:tc>
        <w:tc>
          <w:tcPr>
            <w:tcW w:w="6379" w:type="dxa"/>
          </w:tcPr>
          <w:p w14:paraId="1CA81ABE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78169AD3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12DC" w14:paraId="525A0AC4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96C334C" w14:textId="77777777" w:rsidR="00CC12DC" w:rsidRDefault="00CC12DC" w:rsidP="00CC12DC"/>
        </w:tc>
        <w:tc>
          <w:tcPr>
            <w:tcW w:w="6379" w:type="dxa"/>
          </w:tcPr>
          <w:p w14:paraId="16F892B3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59209752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12DC" w14:paraId="7A512D3A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FA840EA" w14:textId="77777777" w:rsidR="00CC12DC" w:rsidRDefault="00CC12DC" w:rsidP="00CC12DC"/>
        </w:tc>
        <w:tc>
          <w:tcPr>
            <w:tcW w:w="6379" w:type="dxa"/>
          </w:tcPr>
          <w:p w14:paraId="74CF42E5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4E464EFD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12DC" w14:paraId="48E2C410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F28E6FA" w14:textId="77777777" w:rsidR="00CC12DC" w:rsidRDefault="00CC12DC" w:rsidP="00CC12DC"/>
        </w:tc>
        <w:tc>
          <w:tcPr>
            <w:tcW w:w="6379" w:type="dxa"/>
          </w:tcPr>
          <w:p w14:paraId="6F31DDAF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67126CBF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12DC" w14:paraId="3F95AFF0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CFB2C1D" w14:textId="77777777" w:rsidR="00CC12DC" w:rsidRDefault="00CC12DC" w:rsidP="00CC12DC"/>
        </w:tc>
        <w:tc>
          <w:tcPr>
            <w:tcW w:w="6379" w:type="dxa"/>
          </w:tcPr>
          <w:p w14:paraId="3AD8132D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0E64797F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12DC" w14:paraId="12AB08FB" w14:textId="77777777" w:rsidTr="00CC12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211178E" w14:textId="77777777" w:rsidR="00CC12DC" w:rsidRDefault="00CC12DC" w:rsidP="00CC12DC"/>
        </w:tc>
        <w:tc>
          <w:tcPr>
            <w:tcW w:w="6379" w:type="dxa"/>
          </w:tcPr>
          <w:p w14:paraId="04C16833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0AC71631" w14:textId="77777777" w:rsidR="00CC12DC" w:rsidRDefault="00CC12DC" w:rsidP="00CC12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12DC" w14:paraId="0016259E" w14:textId="77777777" w:rsidTr="00CC12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8F1531" w14:textId="77777777" w:rsidR="00CC12DC" w:rsidRDefault="00CC12DC" w:rsidP="00CC12DC"/>
        </w:tc>
        <w:tc>
          <w:tcPr>
            <w:tcW w:w="6379" w:type="dxa"/>
          </w:tcPr>
          <w:p w14:paraId="742CA41B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6" w:type="dxa"/>
          </w:tcPr>
          <w:p w14:paraId="6FA09F8F" w14:textId="77777777" w:rsidR="00CC12DC" w:rsidRDefault="00CC12DC" w:rsidP="00CC12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1AD3EA7" w14:textId="77777777" w:rsidR="00DB29C4" w:rsidRPr="00CA528E" w:rsidRDefault="00DB29C4" w:rsidP="00DB29C4"/>
    <w:sectPr w:rsidR="00DB29C4" w:rsidRPr="00CA528E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026AD" w14:textId="77777777" w:rsidR="00A845AD" w:rsidRDefault="00A845AD" w:rsidP="00A8683F">
      <w:pPr>
        <w:spacing w:after="0" w:line="240" w:lineRule="auto"/>
      </w:pPr>
      <w:r>
        <w:separator/>
      </w:r>
    </w:p>
  </w:endnote>
  <w:endnote w:type="continuationSeparator" w:id="0">
    <w:p w14:paraId="3888649D" w14:textId="77777777" w:rsidR="00A845AD" w:rsidRDefault="00A845AD" w:rsidP="00A86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359517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n-GB"/>
      </w:rPr>
    </w:sdtEndPr>
    <w:sdtContent>
      <w:p w14:paraId="33797216" w14:textId="77777777" w:rsidR="00A8683F" w:rsidRDefault="00A8683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  <w:r>
          <w:rPr>
            <w:lang w:val="en-GB"/>
          </w:rPr>
          <w:t xml:space="preserve"> | </w:t>
        </w:r>
        <w:r>
          <w:rPr>
            <w:color w:val="7F7F7F" w:themeColor="background1" w:themeShade="7F"/>
            <w:spacing w:val="60"/>
            <w:lang w:val="en-GB"/>
          </w:rPr>
          <w:t>Page</w:t>
        </w:r>
      </w:p>
    </w:sdtContent>
  </w:sdt>
  <w:p w14:paraId="551A8856" w14:textId="77777777" w:rsidR="00A8683F" w:rsidRDefault="00A868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88FE9F" w14:textId="77777777" w:rsidR="00A845AD" w:rsidRDefault="00A845AD" w:rsidP="00A8683F">
      <w:pPr>
        <w:spacing w:after="0" w:line="240" w:lineRule="auto"/>
      </w:pPr>
      <w:r>
        <w:separator/>
      </w:r>
    </w:p>
  </w:footnote>
  <w:footnote w:type="continuationSeparator" w:id="0">
    <w:p w14:paraId="15124573" w14:textId="77777777" w:rsidR="00A845AD" w:rsidRDefault="00A845AD" w:rsidP="00A86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1D82ED" w14:textId="77777777" w:rsidR="00446457" w:rsidRDefault="00446457" w:rsidP="00446457">
    <w:pPr>
      <w:pStyle w:val="Header"/>
    </w:pPr>
    <w:r>
      <w:drawing>
        <wp:inline distT="0" distB="0" distL="0" distR="0" wp14:anchorId="7ED01E8E" wp14:editId="11312D91">
          <wp:extent cx="1447800" cy="547456"/>
          <wp:effectExtent l="0" t="0" r="0" b="5080"/>
          <wp:docPr id="938528260" name="Picture 6" descr="University of Galwa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University of Galwa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3586" cy="5572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>
      <w:drawing>
        <wp:inline distT="0" distB="0" distL="0" distR="0" wp14:anchorId="26ADD072" wp14:editId="752264CD">
          <wp:extent cx="1390650" cy="496310"/>
          <wp:effectExtent l="0" t="0" r="0" b="0"/>
          <wp:docPr id="1546470037" name="Picture 5" descr="SKLearn | Scikit-Learn In Python | SciKit Learn Tutori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SKLearn | Scikit-Learn In Python | SciKit Learn Tutoria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4914" cy="5014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6209D"/>
    <w:multiLevelType w:val="hybridMultilevel"/>
    <w:tmpl w:val="C020FF2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47CA7"/>
    <w:multiLevelType w:val="hybridMultilevel"/>
    <w:tmpl w:val="CB343E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364998">
    <w:abstractNumId w:val="0"/>
  </w:num>
  <w:num w:numId="2" w16cid:durableId="21162371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n, Ya Li">
    <w15:presenceInfo w15:providerId="AD" w15:userId="S::Y.Lin1@nuigalway.ie::c9b46564-f112-49c6-8599-ae4228e271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9C4"/>
    <w:rsid w:val="00010554"/>
    <w:rsid w:val="00065FD2"/>
    <w:rsid w:val="00067F8A"/>
    <w:rsid w:val="00084423"/>
    <w:rsid w:val="000F48B3"/>
    <w:rsid w:val="001D19A0"/>
    <w:rsid w:val="00234A27"/>
    <w:rsid w:val="002626AB"/>
    <w:rsid w:val="002A5675"/>
    <w:rsid w:val="002D118E"/>
    <w:rsid w:val="003A17EF"/>
    <w:rsid w:val="003B40ED"/>
    <w:rsid w:val="00446457"/>
    <w:rsid w:val="004606E7"/>
    <w:rsid w:val="004D378B"/>
    <w:rsid w:val="0051222C"/>
    <w:rsid w:val="00555582"/>
    <w:rsid w:val="005B42FA"/>
    <w:rsid w:val="005B68A5"/>
    <w:rsid w:val="006A4DF0"/>
    <w:rsid w:val="006A70CF"/>
    <w:rsid w:val="006B2576"/>
    <w:rsid w:val="00711C50"/>
    <w:rsid w:val="0072434A"/>
    <w:rsid w:val="007A53FD"/>
    <w:rsid w:val="007A6EDA"/>
    <w:rsid w:val="00824655"/>
    <w:rsid w:val="00860A84"/>
    <w:rsid w:val="00861771"/>
    <w:rsid w:val="008D297D"/>
    <w:rsid w:val="00965636"/>
    <w:rsid w:val="00967379"/>
    <w:rsid w:val="009D4C16"/>
    <w:rsid w:val="00A12A56"/>
    <w:rsid w:val="00A51A86"/>
    <w:rsid w:val="00A76F78"/>
    <w:rsid w:val="00A845AD"/>
    <w:rsid w:val="00A8683F"/>
    <w:rsid w:val="00A94AA7"/>
    <w:rsid w:val="00B23815"/>
    <w:rsid w:val="00B502EA"/>
    <w:rsid w:val="00B574FE"/>
    <w:rsid w:val="00B627D4"/>
    <w:rsid w:val="00BB2B7C"/>
    <w:rsid w:val="00C341FF"/>
    <w:rsid w:val="00CA4866"/>
    <w:rsid w:val="00CA528E"/>
    <w:rsid w:val="00CC12DC"/>
    <w:rsid w:val="00D006BE"/>
    <w:rsid w:val="00D27F26"/>
    <w:rsid w:val="00DB29C4"/>
    <w:rsid w:val="00E02514"/>
    <w:rsid w:val="00E306CF"/>
    <w:rsid w:val="00E3726E"/>
    <w:rsid w:val="00E6186E"/>
    <w:rsid w:val="00EC0D97"/>
    <w:rsid w:val="00EE2C19"/>
    <w:rsid w:val="00FB7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47094"/>
  <w15:chartTrackingRefBased/>
  <w15:docId w15:val="{456C9946-CD99-493B-A59C-93260620C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29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29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A52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86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83F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A86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83F"/>
    <w:rPr>
      <w:noProof/>
    </w:rPr>
  </w:style>
  <w:style w:type="paragraph" w:styleId="ListParagraph">
    <w:name w:val="List Paragraph"/>
    <w:basedOn w:val="Normal"/>
    <w:uiPriority w:val="34"/>
    <w:qFormat/>
    <w:rsid w:val="00A8683F"/>
    <w:pPr>
      <w:ind w:left="720"/>
      <w:contextualSpacing/>
    </w:pPr>
  </w:style>
  <w:style w:type="table" w:styleId="TableGrid">
    <w:name w:val="Table Grid"/>
    <w:basedOn w:val="TableNormal"/>
    <w:uiPriority w:val="39"/>
    <w:rsid w:val="00CC1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C12D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Revision">
    <w:name w:val="Revision"/>
    <w:hidden/>
    <w:uiPriority w:val="99"/>
    <w:semiHidden/>
    <w:rsid w:val="003B40ED"/>
    <w:pPr>
      <w:spacing w:after="0" w:line="240" w:lineRule="auto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28909-25B0-4C0A-895B-7DCDABE54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2390</Words>
  <Characters>14225</Characters>
  <Application>Microsoft Office Word</Application>
  <DocSecurity>0</DocSecurity>
  <Lines>296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Glavin, Frank</dc:creator>
  <cp:keywords/>
  <dc:description/>
  <cp:lastModifiedBy>Lin, Ya Li</cp:lastModifiedBy>
  <cp:revision>8</cp:revision>
  <dcterms:created xsi:type="dcterms:W3CDTF">2025-09-19T10:56:00Z</dcterms:created>
  <dcterms:modified xsi:type="dcterms:W3CDTF">2025-10-07T21:30:00Z</dcterms:modified>
</cp:coreProperties>
</file>